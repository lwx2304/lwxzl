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2B8F" w:rsidRDefault="00540054" w:rsidP="00775BB5">
      <w:pPr>
        <w:spacing w:line="240" w:lineRule="auto"/>
      </w:pPr>
      <w:r>
        <w:rPr>
          <w:rFonts w:hint="eastAsia"/>
        </w:rPr>
        <w:t>S</w:t>
      </w:r>
      <w:r>
        <w:t>entiment</w:t>
      </w:r>
      <w:r>
        <w:rPr>
          <w:rFonts w:hint="eastAsia"/>
        </w:rPr>
        <w:t>情感分析实验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日完成</w:t>
      </w:r>
    </w:p>
    <w:p w:rsidR="005B59B1" w:rsidRDefault="00540054" w:rsidP="005B59B1">
      <w:pPr>
        <w:spacing w:line="240" w:lineRule="auto"/>
      </w:pPr>
      <w:r>
        <w:rPr>
          <w:rFonts w:hint="eastAsia"/>
        </w:rPr>
        <w:t>基于</w:t>
      </w:r>
      <w:r>
        <w:rPr>
          <w:rFonts w:hint="eastAsia"/>
        </w:rPr>
        <w:t>B</w:t>
      </w:r>
      <w:r>
        <w:t>ERT</w:t>
      </w:r>
      <w:r>
        <w:rPr>
          <w:rFonts w:hint="eastAsia"/>
        </w:rPr>
        <w:t>的自动问答实验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日完成</w:t>
      </w:r>
      <w:r w:rsidR="005B59B1">
        <w:rPr>
          <w:rFonts w:hint="eastAsia"/>
        </w:rPr>
        <w:t xml:space="preserve"> </w:t>
      </w:r>
      <w:r w:rsidR="005B59B1">
        <w:t xml:space="preserve">  </w:t>
      </w:r>
    </w:p>
    <w:p w:rsidR="00540054" w:rsidRDefault="005B59B1" w:rsidP="005B59B1">
      <w:pPr>
        <w:spacing w:line="240" w:lineRule="auto"/>
      </w:pPr>
      <w:r>
        <w:t>nlpcc2016kbqa</w:t>
      </w:r>
    </w:p>
    <w:p w:rsidR="00540054" w:rsidRDefault="006C6988" w:rsidP="00775BB5">
      <w:pPr>
        <w:spacing w:line="240" w:lineRule="auto"/>
      </w:pPr>
      <w:r>
        <w:rPr>
          <w:rFonts w:hint="eastAsia"/>
        </w:rPr>
        <w:t>G</w:t>
      </w:r>
      <w:r>
        <w:t>CN</w:t>
      </w:r>
      <w:r>
        <w:rPr>
          <w:rFonts w:hint="eastAsia"/>
        </w:rPr>
        <w:t>科学出版物分类实验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日完成</w:t>
      </w:r>
    </w:p>
    <w:bookmarkStart w:id="0" w:name="_MON_1748243769"/>
    <w:bookmarkEnd w:id="0"/>
    <w:p w:rsidR="00733A0F" w:rsidRDefault="007542B6" w:rsidP="00775BB5">
      <w:pPr>
        <w:spacing w:line="240" w:lineRule="auto"/>
      </w:pPr>
      <w:r>
        <w:object w:dxaOrig="8306" w:dyaOrig="127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639.6pt" o:ole="">
            <v:imagedata r:id="rId8" o:title=""/>
          </v:shape>
          <o:OLEObject Type="Embed" ProgID="Word.Document.12" ShapeID="_x0000_i1025" DrawAspect="Content" ObjectID="_1754479209" r:id="rId9">
            <o:FieldCodes>\s</o:FieldCodes>
          </o:OLEObject>
        </w:object>
      </w:r>
    </w:p>
    <w:p w:rsidR="002F5F40" w:rsidRDefault="002F5F40" w:rsidP="00775BB5">
      <w:pPr>
        <w:spacing w:line="240" w:lineRule="auto"/>
      </w:pPr>
      <w:proofErr w:type="gramStart"/>
      <w:r>
        <w:rPr>
          <w:rFonts w:hint="eastAsia"/>
        </w:rPr>
        <w:t>昱</w:t>
      </w:r>
      <w:proofErr w:type="gramEnd"/>
      <w:r>
        <w:rPr>
          <w:rFonts w:hint="eastAsia"/>
        </w:rPr>
        <w:t>峰</w:t>
      </w:r>
      <w:r w:rsidR="00117BF6">
        <w:rPr>
          <w:rFonts w:hint="eastAsia"/>
        </w:rPr>
        <w:t>,</w:t>
      </w:r>
      <w:r w:rsidR="00117BF6">
        <w:rPr>
          <w:rFonts w:hint="eastAsia"/>
        </w:rPr>
        <w:t>这是</w:t>
      </w:r>
      <w:r w:rsidR="00117BF6">
        <w:rPr>
          <w:rFonts w:hint="eastAsia"/>
        </w:rPr>
        <w:t>S</w:t>
      </w:r>
      <w:r w:rsidR="00117BF6">
        <w:t>entiment</w:t>
      </w:r>
      <w:r w:rsidR="00117BF6">
        <w:rPr>
          <w:rFonts w:hint="eastAsia"/>
        </w:rPr>
        <w:t>情感分析实验在启智平台上已训练</w:t>
      </w:r>
      <w:proofErr w:type="gramStart"/>
      <w:r w:rsidR="00117BF6">
        <w:rPr>
          <w:rFonts w:hint="eastAsia"/>
        </w:rPr>
        <w:t>跑通</w:t>
      </w:r>
      <w:proofErr w:type="gramEnd"/>
      <w:r w:rsidR="00117BF6">
        <w:rPr>
          <w:rFonts w:hint="eastAsia"/>
        </w:rPr>
        <w:t>过</w:t>
      </w:r>
      <w:r w:rsidR="006F4D18">
        <w:rPr>
          <w:rFonts w:hint="eastAsia"/>
        </w:rPr>
        <w:t>的代码，你看一下</w:t>
      </w:r>
    </w:p>
    <w:p w:rsidR="00733A0F" w:rsidRDefault="002F5F40" w:rsidP="00775BB5">
      <w:pPr>
        <w:spacing w:line="240" w:lineRule="auto"/>
      </w:pPr>
      <w:r>
        <w:rPr>
          <w:rFonts w:hint="eastAsia"/>
        </w:rPr>
        <w:lastRenderedPageBreak/>
        <w:t>S</w:t>
      </w:r>
      <w:r>
        <w:t>entiment</w:t>
      </w:r>
      <w:r>
        <w:rPr>
          <w:rFonts w:hint="eastAsia"/>
        </w:rPr>
        <w:t>情感分析实验在启智平台上已训练跑通过；</w:t>
      </w:r>
    </w:p>
    <w:p w:rsidR="002F5F40" w:rsidRDefault="002F5F40" w:rsidP="00775BB5">
      <w:pPr>
        <w:spacing w:line="240" w:lineRule="auto"/>
      </w:pPr>
      <w:r>
        <w:rPr>
          <w:rFonts w:hint="eastAsia"/>
        </w:rPr>
        <w:t>基于</w:t>
      </w:r>
      <w:r>
        <w:rPr>
          <w:rFonts w:hint="eastAsia"/>
        </w:rPr>
        <w:t>B</w:t>
      </w:r>
      <w:r>
        <w:t>ERT</w:t>
      </w:r>
      <w:r>
        <w:rPr>
          <w:rFonts w:hint="eastAsia"/>
        </w:rPr>
        <w:t>的自动问答实验需要将数据集上传到启智平台，但通过命令的上传会出现乱码，因此需要通过克隆的方式上传，这就需要先上传到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上，因此需要开通</w:t>
      </w:r>
      <w:r>
        <w:rPr>
          <w:rFonts w:hint="eastAsia"/>
        </w:rPr>
        <w:t>git</w:t>
      </w:r>
      <w:r>
        <w:rPr>
          <w:rFonts w:hint="eastAsia"/>
        </w:rPr>
        <w:t>权限，已经在找王春爱经理申请开通</w:t>
      </w:r>
    </w:p>
    <w:p w:rsidR="002F5F40" w:rsidRDefault="00C25923" w:rsidP="00775BB5">
      <w:pPr>
        <w:spacing w:line="240" w:lineRule="auto"/>
      </w:pPr>
      <w:r>
        <w:t>骆阳</w:t>
      </w:r>
      <w:r>
        <w:rPr>
          <w:rFonts w:hint="eastAsia"/>
        </w:rPr>
        <w:t>，你好，有个</w:t>
      </w:r>
      <w:r>
        <w:t>bug</w:t>
      </w:r>
      <w:r>
        <w:rPr>
          <w:rFonts w:hint="eastAsia"/>
        </w:rPr>
        <w:t>想请教你，是</w:t>
      </w:r>
      <w:proofErr w:type="gramStart"/>
      <w:r>
        <w:rPr>
          <w:rFonts w:hint="eastAsia"/>
        </w:rPr>
        <w:t>昱</w:t>
      </w:r>
      <w:proofErr w:type="gramEnd"/>
      <w:r>
        <w:rPr>
          <w:rFonts w:hint="eastAsia"/>
        </w:rPr>
        <w:t>峰推荐的，</w:t>
      </w:r>
      <w:r>
        <w:t>有个</w:t>
      </w:r>
      <w:proofErr w:type="spellStart"/>
      <w:r>
        <w:t>RuntimeError</w:t>
      </w:r>
      <w:proofErr w:type="spellEnd"/>
      <w:r>
        <w:t>问题，不知道如何解决，网上找了几种方法都不行</w:t>
      </w:r>
    </w:p>
    <w:p w:rsidR="00A81B85" w:rsidRDefault="00A81B85" w:rsidP="00775BB5">
      <w:pPr>
        <w:spacing w:line="240" w:lineRule="auto"/>
      </w:pPr>
      <w:r>
        <w:t>Lwx1251421</w:t>
      </w:r>
    </w:p>
    <w:p w:rsidR="00C14D1C" w:rsidRDefault="00C14D1C" w:rsidP="00775BB5">
      <w:pPr>
        <w:spacing w:line="240" w:lineRule="auto"/>
      </w:pPr>
    </w:p>
    <w:p w:rsidR="00304C63" w:rsidRDefault="00304C63" w:rsidP="00775BB5">
      <w:pPr>
        <w:spacing w:line="240" w:lineRule="auto"/>
      </w:pPr>
      <w:r w:rsidRPr="00304C63">
        <w:t>unzip src.zip</w:t>
      </w:r>
      <w:r w:rsidR="0099704B">
        <w:t xml:space="preserve">   </w:t>
      </w:r>
      <w:r w:rsidR="0099704B">
        <w:rPr>
          <w:rFonts w:hint="eastAsia"/>
        </w:rPr>
        <w:t>解压文件</w:t>
      </w:r>
    </w:p>
    <w:p w:rsidR="00860D0C" w:rsidRDefault="00860D0C" w:rsidP="00775BB5">
      <w:pPr>
        <w:spacing w:line="240" w:lineRule="auto"/>
      </w:pPr>
      <w:proofErr w:type="spellStart"/>
      <w:r w:rsidRPr="00860D0C">
        <w:t>ll</w:t>
      </w:r>
      <w:proofErr w:type="spellEnd"/>
      <w:r w:rsidR="0099704B">
        <w:t xml:space="preserve">  </w:t>
      </w:r>
      <w:r w:rsidR="0099704B">
        <w:rPr>
          <w:rFonts w:hint="eastAsia"/>
        </w:rPr>
        <w:t>查看目录文件</w:t>
      </w:r>
    </w:p>
    <w:p w:rsidR="00304C63" w:rsidRDefault="00304C63" w:rsidP="00775BB5">
      <w:pPr>
        <w:spacing w:line="240" w:lineRule="auto"/>
      </w:pPr>
    </w:p>
    <w:p w:rsidR="00C14D1C" w:rsidRDefault="00C14D1C" w:rsidP="00775BB5">
      <w:pPr>
        <w:spacing w:line="240" w:lineRule="auto"/>
      </w:pPr>
      <w:r>
        <w:rPr>
          <w:rFonts w:ascii="Segoe UI" w:hAnsi="Segoe UI" w:cs="Segoe UI"/>
          <w:color w:val="343541"/>
          <w:shd w:val="clear" w:color="auto" w:fill="F7F7F8"/>
        </w:rPr>
        <w:t>我们需要从官方网站下载</w:t>
      </w:r>
      <w:r>
        <w:rPr>
          <w:rFonts w:ascii="Segoe UI" w:hAnsi="Segoe UI" w:cs="Segoe UI"/>
          <w:color w:val="343541"/>
          <w:shd w:val="clear" w:color="auto" w:fill="F7F7F8"/>
        </w:rPr>
        <w:t>NLPCC2016</w:t>
      </w:r>
      <w:r>
        <w:rPr>
          <w:rFonts w:ascii="Segoe UI" w:hAnsi="Segoe UI" w:cs="Segoe UI"/>
          <w:color w:val="343541"/>
          <w:shd w:val="clear" w:color="auto" w:fill="F7F7F8"/>
        </w:rPr>
        <w:t>数据集，该数据集包含训练和测试数据。链接为：</w:t>
      </w:r>
      <w:r w:rsidR="00312718">
        <w:fldChar w:fldCharType="begin"/>
      </w:r>
      <w:r w:rsidR="00312718">
        <w:instrText xml:space="preserve"> HYPERLINK "http://tcci.ccf.org.cn/conference/2016/pages/page04_kbqa.html" \t "_blank" </w:instrText>
      </w:r>
      <w:r w:rsidR="00312718">
        <w:fldChar w:fldCharType="separate"/>
      </w:r>
      <w:r>
        <w:rPr>
          <w:rStyle w:val="af6"/>
          <w:rFonts w:ascii="Segoe UI" w:hAnsi="Segoe UI" w:cs="Segoe UI"/>
          <w:shd w:val="clear" w:color="auto" w:fill="F7F7F8"/>
        </w:rPr>
        <w:t>http://tcci.ccf.org.cn/conference/2016/pages/page04_kbqa.html</w:t>
      </w:r>
      <w:r w:rsidR="00312718">
        <w:rPr>
          <w:rStyle w:val="af6"/>
          <w:rFonts w:ascii="Segoe UI" w:hAnsi="Segoe UI" w:cs="Segoe UI"/>
          <w:shd w:val="clear" w:color="auto" w:fill="F7F7F8"/>
        </w:rPr>
        <w:fldChar w:fldCharType="end"/>
      </w:r>
    </w:p>
    <w:p w:rsidR="00A9565D" w:rsidRDefault="00A9565D" w:rsidP="00775BB5">
      <w:pPr>
        <w:spacing w:line="240" w:lineRule="auto"/>
      </w:pPr>
    </w:p>
    <w:p w:rsidR="00A9565D" w:rsidRDefault="00A9565D" w:rsidP="00775BB5">
      <w:pPr>
        <w:spacing w:line="240" w:lineRule="auto"/>
      </w:pPr>
      <w:r>
        <w:rPr>
          <w:rFonts w:ascii="Segoe UI" w:hAnsi="Segoe UI" w:cs="Segoe UI"/>
          <w:color w:val="343541"/>
          <w:shd w:val="clear" w:color="auto" w:fill="F7F7F8"/>
        </w:rPr>
        <w:t>从</w:t>
      </w:r>
      <w:r>
        <w:rPr>
          <w:rFonts w:ascii="Segoe UI" w:hAnsi="Segoe UI" w:cs="Segoe UI"/>
          <w:color w:val="343541"/>
          <w:shd w:val="clear" w:color="auto" w:fill="F7F7F8"/>
        </w:rPr>
        <w:t>NLPCC 2016</w:t>
      </w:r>
      <w:proofErr w:type="gramStart"/>
      <w:r>
        <w:rPr>
          <w:rFonts w:ascii="Segoe UI" w:hAnsi="Segoe UI" w:cs="Segoe UI"/>
          <w:color w:val="343541"/>
          <w:shd w:val="clear" w:color="auto" w:fill="F7F7F8"/>
        </w:rPr>
        <w:t>官网下载</w:t>
      </w:r>
      <w:proofErr w:type="gramEnd"/>
      <w:r>
        <w:rPr>
          <w:rFonts w:ascii="Segoe UI" w:hAnsi="Segoe UI" w:cs="Segoe UI"/>
          <w:color w:val="343541"/>
          <w:shd w:val="clear" w:color="auto" w:fill="F7F7F8"/>
        </w:rPr>
        <w:t>相应的</w:t>
      </w:r>
      <w:r>
        <w:rPr>
          <w:rFonts w:ascii="Segoe UI" w:hAnsi="Segoe UI" w:cs="Segoe UI"/>
          <w:color w:val="343541"/>
          <w:shd w:val="clear" w:color="auto" w:fill="F7F7F8"/>
        </w:rPr>
        <w:t>KBQA</w:t>
      </w:r>
      <w:r>
        <w:rPr>
          <w:rFonts w:ascii="Segoe UI" w:hAnsi="Segoe UI" w:cs="Segoe UI"/>
          <w:color w:val="343541"/>
          <w:shd w:val="clear" w:color="auto" w:fill="F7F7F8"/>
        </w:rPr>
        <w:t>数据集，包括训练集、验证集和测试集。下载链接：</w:t>
      </w:r>
      <w:hyperlink r:id="rId10" w:tgtFrame="_blank" w:history="1">
        <w:r>
          <w:rPr>
            <w:rStyle w:val="af6"/>
            <w:rFonts w:ascii="Segoe UI" w:hAnsi="Segoe UI" w:cs="Segoe UI"/>
            <w:shd w:val="clear" w:color="auto" w:fill="F7F7F8"/>
          </w:rPr>
          <w:t>http://tcci.ccf.org.cn/conference/2016/pages/page05_PerformanceEvaluation.html</w:t>
        </w:r>
      </w:hyperlink>
    </w:p>
    <w:p w:rsidR="00A81B85" w:rsidRDefault="00996C6C" w:rsidP="00775BB5">
      <w:pPr>
        <w:spacing w:line="240" w:lineRule="auto"/>
      </w:pPr>
      <w:r>
        <w:rPr>
          <w:noProof/>
          <w:snapToGrid/>
        </w:rPr>
        <w:drawing>
          <wp:inline distT="0" distB="0" distL="0" distR="0" wp14:anchorId="5E389197" wp14:editId="271F2F07">
            <wp:extent cx="9525" cy="9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FD" w:rsidRDefault="00FB1678" w:rsidP="004F5FFD">
      <w:pPr>
        <w:spacing w:line="240" w:lineRule="auto"/>
      </w:pPr>
      <w:proofErr w:type="gramStart"/>
      <w:r>
        <w:rPr>
          <w:rFonts w:hint="eastAsia"/>
        </w:rPr>
        <w:t>昱</w:t>
      </w:r>
      <w:proofErr w:type="gramEnd"/>
      <w:r>
        <w:rPr>
          <w:rFonts w:hint="eastAsia"/>
        </w:rPr>
        <w:t>峰，</w:t>
      </w:r>
      <w:r w:rsidR="004F5FFD">
        <w:rPr>
          <w:rFonts w:hint="eastAsia"/>
        </w:rPr>
        <w:t>基于</w:t>
      </w:r>
      <w:r w:rsidR="004F5FFD">
        <w:rPr>
          <w:rFonts w:hint="eastAsia"/>
        </w:rPr>
        <w:t>B</w:t>
      </w:r>
      <w:r w:rsidR="004F5FFD">
        <w:t>ERT</w:t>
      </w:r>
      <w:r w:rsidR="004F5FFD">
        <w:rPr>
          <w:rFonts w:hint="eastAsia"/>
        </w:rPr>
        <w:t>的自动问答实验</w:t>
      </w:r>
      <w:r w:rsidR="004F5FFD">
        <w:t>nlpcc2016kbqa</w:t>
      </w:r>
      <w:r w:rsidR="004F5FFD">
        <w:rPr>
          <w:rFonts w:hint="eastAsia"/>
        </w:rPr>
        <w:t>在网上找不到数据集，是否可以使用</w:t>
      </w:r>
      <w:r w:rsidR="004F5FFD" w:rsidRPr="004F5FFD">
        <w:rPr>
          <w:rFonts w:hint="eastAsia"/>
        </w:rPr>
        <w:t>squad</w:t>
      </w:r>
      <w:r w:rsidR="004F5FFD" w:rsidRPr="004F5FFD">
        <w:rPr>
          <w:rFonts w:hint="eastAsia"/>
        </w:rPr>
        <w:t>数据集</w:t>
      </w:r>
      <w:r w:rsidR="004F5FFD">
        <w:rPr>
          <w:rFonts w:hint="eastAsia"/>
        </w:rPr>
        <w:t>？</w:t>
      </w:r>
    </w:p>
    <w:p w:rsidR="004F5FFD" w:rsidRDefault="004F5FFD" w:rsidP="004F5FFD">
      <w:pPr>
        <w:spacing w:line="240" w:lineRule="auto"/>
      </w:pPr>
      <w:r>
        <w:rPr>
          <w:rFonts w:hint="eastAsia"/>
        </w:rPr>
        <w:t>然后</w:t>
      </w:r>
      <w:r w:rsidRPr="004F5FFD">
        <w:rPr>
          <w:rFonts w:hint="eastAsia"/>
        </w:rPr>
        <w:t>squad</w:t>
      </w:r>
      <w:r w:rsidRPr="004F5FFD">
        <w:rPr>
          <w:rFonts w:hint="eastAsia"/>
        </w:rPr>
        <w:t>数据集</w:t>
      </w:r>
      <w:r>
        <w:rPr>
          <w:rFonts w:hint="eastAsia"/>
        </w:rPr>
        <w:t>上传到启智总是失败，上传到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上由于有文件大于</w:t>
      </w:r>
      <w:r>
        <w:rPr>
          <w:rFonts w:hint="eastAsia"/>
        </w:rPr>
        <w:t>100</w:t>
      </w:r>
      <w:r>
        <w:t>M</w:t>
      </w:r>
      <w:r>
        <w:rPr>
          <w:rFonts w:hint="eastAsia"/>
        </w:rPr>
        <w:t>，也上传失败。这个该咋办？</w:t>
      </w:r>
    </w:p>
    <w:p w:rsidR="002F5F40" w:rsidRPr="004F5FFD" w:rsidRDefault="002F5F40" w:rsidP="00775BB5">
      <w:pPr>
        <w:spacing w:line="240" w:lineRule="auto"/>
      </w:pPr>
    </w:p>
    <w:p w:rsidR="00733A0F" w:rsidRDefault="00733A0F" w:rsidP="00775BB5">
      <w:pPr>
        <w:spacing w:line="240" w:lineRule="auto"/>
      </w:pPr>
      <w:proofErr w:type="gramStart"/>
      <w:r>
        <w:rPr>
          <w:rFonts w:hint="eastAsia"/>
        </w:rPr>
        <w:t>昱</w:t>
      </w:r>
      <w:proofErr w:type="gramEnd"/>
      <w:r>
        <w:rPr>
          <w:rFonts w:hint="eastAsia"/>
        </w:rPr>
        <w:t>峰，我这两天在安装环境，其中</w:t>
      </w:r>
      <w:proofErr w:type="spellStart"/>
      <w:r>
        <w:t>win+cpu</w:t>
      </w:r>
      <w:proofErr w:type="spellEnd"/>
      <w:r>
        <w:rPr>
          <w:rFonts w:hint="eastAsia"/>
        </w:rPr>
        <w:t>的</w:t>
      </w:r>
      <w:proofErr w:type="spellStart"/>
      <w:r>
        <w:t>mindsore</w:t>
      </w:r>
      <w:proofErr w:type="spellEnd"/>
      <w:r>
        <w:rPr>
          <w:rFonts w:hint="eastAsia"/>
        </w:rPr>
        <w:t>已安装好。</w:t>
      </w:r>
    </w:p>
    <w:p w:rsidR="00733A0F" w:rsidRDefault="00733A0F" w:rsidP="00775BB5">
      <w:pPr>
        <w:spacing w:line="240" w:lineRule="auto"/>
      </w:pPr>
      <w:r>
        <w:rPr>
          <w:rFonts w:hint="eastAsia"/>
        </w:rPr>
        <w:t>由于</w:t>
      </w:r>
      <w:proofErr w:type="spellStart"/>
      <w:r>
        <w:t>linux</w:t>
      </w:r>
      <w:proofErr w:type="spellEnd"/>
      <w:r>
        <w:rPr>
          <w:rFonts w:hint="eastAsia"/>
        </w:rPr>
        <w:t>以前没安装过，所以目前按网上教程安好了</w:t>
      </w:r>
      <w:r>
        <w:t>VM</w:t>
      </w:r>
      <w:r>
        <w:rPr>
          <w:rFonts w:hint="eastAsia"/>
        </w:rPr>
        <w:t>虚拟机和</w:t>
      </w:r>
      <w:r>
        <w:rPr>
          <w:rFonts w:hint="eastAsia"/>
        </w:rPr>
        <w:t>U</w:t>
      </w:r>
      <w:r>
        <w:t>buntu18.04</w:t>
      </w:r>
      <w:r>
        <w:rPr>
          <w:rFonts w:hint="eastAsia"/>
        </w:rPr>
        <w:t>，</w:t>
      </w:r>
    </w:p>
    <w:p w:rsidR="00733A0F" w:rsidRDefault="00733A0F" w:rsidP="00775BB5">
      <w:pPr>
        <w:spacing w:line="240" w:lineRule="auto"/>
      </w:pPr>
      <w:r>
        <w:rPr>
          <w:rFonts w:hint="eastAsia"/>
        </w:rPr>
        <w:t>但出现两个问题，一是无法切换到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环境，二是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连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上网。</w:t>
      </w:r>
    </w:p>
    <w:p w:rsidR="00733A0F" w:rsidRDefault="00733A0F" w:rsidP="00775BB5">
      <w:pPr>
        <w:spacing w:line="240" w:lineRule="auto"/>
      </w:pPr>
      <w:r>
        <w:rPr>
          <w:rFonts w:hint="eastAsia"/>
        </w:rPr>
        <w:t>目前正在网上找解决方案。</w:t>
      </w:r>
    </w:p>
    <w:p w:rsidR="00F248E1" w:rsidRDefault="00F248E1" w:rsidP="00775BB5">
      <w:pPr>
        <w:spacing w:line="240" w:lineRule="auto"/>
      </w:pPr>
    </w:p>
    <w:p w:rsidR="00F248E1" w:rsidRDefault="00F248E1" w:rsidP="00F248E1">
      <w:pPr>
        <w:spacing w:line="240" w:lineRule="auto"/>
      </w:pPr>
      <w:r>
        <w:rPr>
          <w:rFonts w:hint="eastAsia"/>
        </w:rPr>
        <w:t>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总，我这两天在安装环境，其中</w:t>
      </w:r>
      <w:proofErr w:type="spellStart"/>
      <w:r>
        <w:t>win+cpu</w:t>
      </w:r>
      <w:proofErr w:type="spellEnd"/>
      <w:r>
        <w:rPr>
          <w:rFonts w:hint="eastAsia"/>
        </w:rPr>
        <w:t>的</w:t>
      </w:r>
      <w:proofErr w:type="spellStart"/>
      <w:r>
        <w:t>mindsore</w:t>
      </w:r>
      <w:proofErr w:type="spellEnd"/>
      <w:r>
        <w:rPr>
          <w:rFonts w:hint="eastAsia"/>
        </w:rPr>
        <w:t>已安装好。</w:t>
      </w:r>
    </w:p>
    <w:p w:rsidR="00F248E1" w:rsidRDefault="00F248E1" w:rsidP="00F248E1">
      <w:pPr>
        <w:spacing w:line="240" w:lineRule="auto"/>
      </w:pPr>
      <w:r>
        <w:rPr>
          <w:rFonts w:hint="eastAsia"/>
        </w:rPr>
        <w:t>由于</w:t>
      </w:r>
      <w:proofErr w:type="spellStart"/>
      <w:r>
        <w:t>linux</w:t>
      </w:r>
      <w:proofErr w:type="spellEnd"/>
      <w:r>
        <w:rPr>
          <w:rFonts w:hint="eastAsia"/>
        </w:rPr>
        <w:t>以前没安装过，所以目前按网上教程安好了</w:t>
      </w:r>
      <w:r>
        <w:t>VM</w:t>
      </w:r>
      <w:r>
        <w:rPr>
          <w:rFonts w:hint="eastAsia"/>
        </w:rPr>
        <w:t>虚拟机和</w:t>
      </w:r>
      <w:r>
        <w:rPr>
          <w:rFonts w:hint="eastAsia"/>
        </w:rPr>
        <w:t>U</w:t>
      </w:r>
      <w:r>
        <w:t>buntu18.04</w:t>
      </w:r>
      <w:r>
        <w:rPr>
          <w:rFonts w:hint="eastAsia"/>
        </w:rPr>
        <w:t>，</w:t>
      </w:r>
    </w:p>
    <w:p w:rsidR="00F248E1" w:rsidRDefault="00F248E1" w:rsidP="00F248E1">
      <w:pPr>
        <w:spacing w:line="240" w:lineRule="auto"/>
      </w:pPr>
      <w:r>
        <w:rPr>
          <w:rFonts w:hint="eastAsia"/>
        </w:rPr>
        <w:t>但出现两个问题，一是无法切换到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环境，二是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连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上网。</w:t>
      </w:r>
    </w:p>
    <w:p w:rsidR="00F248E1" w:rsidRDefault="00F248E1" w:rsidP="00F248E1">
      <w:pPr>
        <w:spacing w:line="240" w:lineRule="auto"/>
      </w:pPr>
      <w:r>
        <w:rPr>
          <w:rFonts w:hint="eastAsia"/>
        </w:rPr>
        <w:t>目前正在网上找解决方案。</w:t>
      </w:r>
    </w:p>
    <w:p w:rsidR="00275BC1" w:rsidRDefault="00275BC1" w:rsidP="00F248E1">
      <w:pPr>
        <w:spacing w:line="240" w:lineRule="auto"/>
      </w:pPr>
    </w:p>
    <w:p w:rsidR="00275BC1" w:rsidRDefault="00275BC1" w:rsidP="00F248E1">
      <w:pPr>
        <w:spacing w:line="240" w:lineRule="auto"/>
      </w:pPr>
      <w:r>
        <w:rPr>
          <w:rFonts w:hint="eastAsia"/>
        </w:rPr>
        <w:t>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总，</w:t>
      </w:r>
      <w:r w:rsidR="001A7683" w:rsidRPr="001A7683">
        <w:rPr>
          <w:rFonts w:hint="eastAsia"/>
        </w:rPr>
        <w:t>基于</w:t>
      </w:r>
      <w:r w:rsidR="001A7683" w:rsidRPr="001A7683">
        <w:rPr>
          <w:rFonts w:hint="eastAsia"/>
        </w:rPr>
        <w:t>BERT</w:t>
      </w:r>
      <w:r w:rsidR="001A7683" w:rsidRPr="001A7683">
        <w:rPr>
          <w:rFonts w:hint="eastAsia"/>
        </w:rPr>
        <w:t>的自动问答实验，由于数据集传送到启智平台上总是失败，故在本地</w:t>
      </w:r>
      <w:r w:rsidR="001A7683" w:rsidRPr="001A7683">
        <w:rPr>
          <w:rFonts w:hint="eastAsia"/>
        </w:rPr>
        <w:t>win+cpu+mindspore2.0rc1</w:t>
      </w:r>
      <w:r w:rsidR="001A7683" w:rsidRPr="001A7683">
        <w:rPr>
          <w:rFonts w:hint="eastAsia"/>
        </w:rPr>
        <w:t>上调试代码，结果</w:t>
      </w:r>
      <w:r w:rsidR="001A7683">
        <w:rPr>
          <w:rFonts w:hint="eastAsia"/>
        </w:rPr>
        <w:t>出现问题，问了昱峰和</w:t>
      </w:r>
      <w:r w:rsidR="001A7683">
        <w:t>骆阳</w:t>
      </w:r>
      <w:r w:rsidR="001A7683">
        <w:rPr>
          <w:rFonts w:hint="eastAsia"/>
        </w:rPr>
        <w:t>说是</w:t>
      </w:r>
      <w:r w:rsidR="001A7683" w:rsidRPr="001A7683">
        <w:rPr>
          <w:rFonts w:hint="eastAsia"/>
        </w:rPr>
        <w:t>不支持。最后通过关闭</w:t>
      </w:r>
      <w:proofErr w:type="spellStart"/>
      <w:r w:rsidR="001A7683" w:rsidRPr="001A7683">
        <w:rPr>
          <w:rFonts w:hint="eastAsia"/>
        </w:rPr>
        <w:t>xGate</w:t>
      </w:r>
      <w:proofErr w:type="spellEnd"/>
      <w:r w:rsidR="001A7683" w:rsidRPr="001A7683">
        <w:rPr>
          <w:rFonts w:hint="eastAsia"/>
        </w:rPr>
        <w:t>后，成功将数据集传送到启智平台上。</w:t>
      </w:r>
      <w:r w:rsidR="001A7683">
        <w:rPr>
          <w:rFonts w:hint="eastAsia"/>
        </w:rPr>
        <w:t>明天开始启智上的调试。</w:t>
      </w:r>
    </w:p>
    <w:p w:rsidR="00F248E1" w:rsidRDefault="0082317F" w:rsidP="00775BB5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FD" w:rsidRPr="005057FD" w:rsidRDefault="005057FD" w:rsidP="00775BB5">
      <w:pPr>
        <w:spacing w:line="240" w:lineRule="auto"/>
      </w:pPr>
      <w:r>
        <w:rPr>
          <w:rFonts w:hint="eastAsia"/>
        </w:rPr>
        <w:t>退出</w:t>
      </w:r>
      <w:r>
        <w:rPr>
          <w:rFonts w:hint="eastAsia"/>
        </w:rPr>
        <w:t>g</w:t>
      </w:r>
      <w:r>
        <w:t xml:space="preserve">it: </w:t>
      </w:r>
      <w:proofErr w:type="spellStart"/>
      <w:r>
        <w:t>ctrl+c</w:t>
      </w:r>
      <w:proofErr w:type="spellEnd"/>
    </w:p>
    <w:p w:rsidR="005C3B8F" w:rsidRDefault="005C3B8F" w:rsidP="00775BB5">
      <w:pPr>
        <w:spacing w:line="240" w:lineRule="auto"/>
      </w:pPr>
    </w:p>
    <w:p w:rsidR="0036588D" w:rsidRDefault="00971162" w:rsidP="00971162">
      <w:pPr>
        <w:spacing w:line="240" w:lineRule="auto"/>
        <w:ind w:firstLineChars="100" w:firstLine="210"/>
      </w:pPr>
      <w:r>
        <w:rPr>
          <w:rFonts w:hint="eastAsia"/>
        </w:rPr>
        <w:t>g</w:t>
      </w:r>
      <w:r w:rsidRPr="00971162">
        <w:t>it</w:t>
      </w:r>
      <w:r>
        <w:t xml:space="preserve"> </w:t>
      </w:r>
      <w:r w:rsidRPr="00971162">
        <w:t>clone</w:t>
      </w:r>
      <w:r>
        <w:t xml:space="preserve"> </w:t>
      </w:r>
      <w:r w:rsidR="0036588D" w:rsidRPr="0036588D">
        <w:t>https://github.com/lwx2304/test.git</w:t>
      </w:r>
      <w:r w:rsidR="00AD34FA">
        <w:rPr>
          <w:rFonts w:hint="eastAsia"/>
        </w:rPr>
        <w:t>/</w:t>
      </w:r>
    </w:p>
    <w:p w:rsidR="0036588D" w:rsidRDefault="00971162" w:rsidP="00775BB5">
      <w:pPr>
        <w:spacing w:line="240" w:lineRule="auto"/>
      </w:pPr>
      <w:r w:rsidRPr="00971162">
        <w:t>https://github.com/lwx2304/test.git</w:t>
      </w:r>
    </w:p>
    <w:p w:rsidR="0036588D" w:rsidRDefault="0036588D" w:rsidP="00775BB5">
      <w:pPr>
        <w:spacing w:line="240" w:lineRule="auto"/>
      </w:pPr>
    </w:p>
    <w:p w:rsidR="005C3B8F" w:rsidRDefault="004B740B" w:rsidP="00775BB5">
      <w:pPr>
        <w:spacing w:line="240" w:lineRule="auto"/>
      </w:pPr>
      <w:hyperlink r:id="rId13" w:history="1">
        <w:r w:rsidR="009D7B84" w:rsidRPr="00C3509E">
          <w:rPr>
            <w:rStyle w:val="af6"/>
          </w:rPr>
          <w:t>liuweixing5@h-partners.com</w:t>
        </w:r>
      </w:hyperlink>
    </w:p>
    <w:p w:rsidR="009D7B84" w:rsidRDefault="009D7B84" w:rsidP="00775BB5">
      <w:pPr>
        <w:spacing w:line="240" w:lineRule="auto"/>
      </w:pPr>
    </w:p>
    <w:p w:rsidR="009D7B84" w:rsidRDefault="005F760B" w:rsidP="00775BB5">
      <w:pPr>
        <w:spacing w:line="240" w:lineRule="auto"/>
      </w:pPr>
      <w:r>
        <w:rPr>
          <w:rFonts w:hint="eastAsia"/>
        </w:rPr>
        <w:t>在启智平台上运行</w:t>
      </w:r>
      <w:r>
        <w:rPr>
          <w:rFonts w:hint="eastAsia"/>
        </w:rPr>
        <w:t>S</w:t>
      </w:r>
      <w:r>
        <w:t>entiment</w:t>
      </w:r>
      <w:r>
        <w:rPr>
          <w:rFonts w:hint="eastAsia"/>
        </w:rPr>
        <w:t>情感分析实验</w:t>
      </w:r>
    </w:p>
    <w:p w:rsidR="00822D5B" w:rsidRDefault="00822D5B" w:rsidP="00775BB5">
      <w:pPr>
        <w:spacing w:line="240" w:lineRule="auto"/>
      </w:pPr>
    </w:p>
    <w:p w:rsidR="00822D5B" w:rsidRDefault="00822D5B" w:rsidP="00775BB5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1.win+cpu上安装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mindspore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；安装VM虚拟机和Ubuntu18.04</w:t>
      </w:r>
    </w:p>
    <w:p w:rsidR="00822D5B" w:rsidRDefault="00822D5B" w:rsidP="00775BB5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2、在启智平台上运行Sentiment情感分析实验</w:t>
      </w: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  <w:r>
        <w:t>1</w:t>
      </w:r>
      <w:r>
        <w:t>、智能基座深度学习课程图文案例刷新一个。</w:t>
      </w:r>
      <w:r>
        <w:br/>
        <w:t>2</w:t>
      </w:r>
      <w:r>
        <w:t>、兰州大学</w:t>
      </w:r>
      <w:r>
        <w:t>5</w:t>
      </w:r>
      <w:r>
        <w:t>个实验案例及对应指导书验收，并反馈问题。</w:t>
      </w:r>
      <w:r>
        <w:br/>
        <w:t>3</w:t>
      </w:r>
      <w:r>
        <w:t>、更新兰州大学、南京大学周报。</w:t>
      </w:r>
      <w:r>
        <w:br/>
        <w:t>4</w:t>
      </w:r>
      <w:r>
        <w:t>、验收南京大学实验案例及实验指导书</w:t>
      </w:r>
      <w:r>
        <w:t>2</w:t>
      </w:r>
      <w:r>
        <w:t>个；并解决学校老师在整改过程中遇到的问题。</w:t>
      </w:r>
      <w:r>
        <w:br/>
        <w:t>5</w:t>
      </w:r>
      <w:r>
        <w:t>、整理第三期众智案例合同中的验收标准及验收方法。</w:t>
      </w:r>
      <w:r>
        <w:br/>
      </w: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t>90%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t>95%</w:t>
      </w:r>
      <w:r>
        <w:br/>
        <w:t>5</w:t>
      </w:r>
      <w:r>
        <w:t>、完成</w:t>
      </w:r>
      <w:r>
        <w:t>100%</w:t>
      </w: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</w:p>
    <w:p w:rsidR="00E84FD9" w:rsidRDefault="00E84FD9" w:rsidP="00775BB5">
      <w:pPr>
        <w:spacing w:line="240" w:lineRule="auto"/>
      </w:pPr>
    </w:p>
    <w:p w:rsidR="00E84FD9" w:rsidRPr="00E84FD9" w:rsidRDefault="00E84FD9" w:rsidP="00E84FD9">
      <w:pPr>
        <w:spacing w:line="240" w:lineRule="auto"/>
      </w:pPr>
      <w:r w:rsidRPr="00E84FD9">
        <w:rPr>
          <w:rFonts w:hint="eastAsia"/>
        </w:rPr>
        <w:t>1.win+cpu</w:t>
      </w:r>
      <w:r w:rsidRPr="00E84FD9">
        <w:rPr>
          <w:rFonts w:hint="eastAsia"/>
        </w:rPr>
        <w:t>上安装</w:t>
      </w:r>
      <w:proofErr w:type="spellStart"/>
      <w:r w:rsidRPr="00E84FD9">
        <w:rPr>
          <w:rFonts w:hint="eastAsia"/>
        </w:rPr>
        <w:t>mindspore</w:t>
      </w:r>
      <w:proofErr w:type="spellEnd"/>
      <w:r w:rsidRPr="00E84FD9">
        <w:rPr>
          <w:rFonts w:hint="eastAsia"/>
        </w:rPr>
        <w:t>；安装</w:t>
      </w:r>
      <w:r w:rsidRPr="00E84FD9">
        <w:rPr>
          <w:rFonts w:hint="eastAsia"/>
        </w:rPr>
        <w:t>VM</w:t>
      </w:r>
      <w:r w:rsidRPr="00E84FD9">
        <w:rPr>
          <w:rFonts w:hint="eastAsia"/>
        </w:rPr>
        <w:t>虚拟机和</w:t>
      </w:r>
      <w:r w:rsidRPr="00E84FD9">
        <w:rPr>
          <w:rFonts w:hint="eastAsia"/>
        </w:rPr>
        <w:t>Ubuntu18.04</w:t>
      </w:r>
    </w:p>
    <w:p w:rsidR="00770FF1" w:rsidRPr="00E84FD9" w:rsidRDefault="00E84FD9" w:rsidP="00E84FD9">
      <w:pPr>
        <w:spacing w:line="240" w:lineRule="auto"/>
      </w:pPr>
      <w:r w:rsidRPr="00E84FD9">
        <w:rPr>
          <w:rFonts w:hint="eastAsia"/>
        </w:rPr>
        <w:t>2</w:t>
      </w:r>
      <w:r w:rsidRPr="00E84FD9">
        <w:rPr>
          <w:rFonts w:hint="eastAsia"/>
        </w:rPr>
        <w:t>、在启智平台上运行</w:t>
      </w:r>
      <w:r w:rsidRPr="00E84FD9">
        <w:rPr>
          <w:rFonts w:hint="eastAsia"/>
        </w:rPr>
        <w:t>Sentiment</w:t>
      </w:r>
      <w:r w:rsidRPr="00E84FD9">
        <w:rPr>
          <w:rFonts w:hint="eastAsia"/>
        </w:rPr>
        <w:t>情感分析实验</w:t>
      </w:r>
      <w:r w:rsidR="00AD209E">
        <w:rPr>
          <w:rFonts w:hint="eastAsia"/>
        </w:rPr>
        <w:t>并得到运行结果</w:t>
      </w:r>
    </w:p>
    <w:p w:rsidR="00E84FD9" w:rsidRPr="00E84FD9" w:rsidRDefault="00E84FD9" w:rsidP="00775BB5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rPr>
          <w:rFonts w:hint="eastAsia"/>
        </w:rPr>
        <w:t>10</w:t>
      </w:r>
      <w:r>
        <w:t>0%</w:t>
      </w:r>
    </w:p>
    <w:p w:rsidR="00E84FD9" w:rsidRDefault="00E84FD9" w:rsidP="00775BB5">
      <w:pPr>
        <w:spacing w:line="240" w:lineRule="auto"/>
      </w:pPr>
    </w:p>
    <w:p w:rsidR="00FD173D" w:rsidRDefault="00FD173D" w:rsidP="00FD173D">
      <w:pPr>
        <w:spacing w:line="240" w:lineRule="auto"/>
      </w:pPr>
      <w:r w:rsidRPr="00770FF1">
        <w:rPr>
          <w:rFonts w:hint="eastAsia"/>
        </w:rPr>
        <w:t>包括</w:t>
      </w:r>
      <w:r w:rsidRPr="00770FF1">
        <w:t>数据下载模块</w:t>
      </w:r>
      <w:r>
        <w:rPr>
          <w:rFonts w:hint="eastAsia"/>
        </w:rPr>
        <w:t>、</w:t>
      </w:r>
      <w:r w:rsidRPr="00770FF1">
        <w:t>加载</w:t>
      </w:r>
      <w:r w:rsidRPr="00770FF1">
        <w:t>IMDB</w:t>
      </w:r>
      <w:r w:rsidRPr="00770FF1">
        <w:t>数据集</w:t>
      </w:r>
      <w:r w:rsidRPr="00770FF1">
        <w:rPr>
          <w:rFonts w:hint="eastAsia"/>
        </w:rPr>
        <w:t>、</w:t>
      </w:r>
      <w:r w:rsidRPr="00770FF1">
        <w:t>加载</w:t>
      </w:r>
      <w:proofErr w:type="gramStart"/>
      <w:r w:rsidRPr="00770FF1">
        <w:t>预训练词</w:t>
      </w:r>
      <w:proofErr w:type="gramEnd"/>
      <w:r w:rsidRPr="00770FF1">
        <w:t>向量</w:t>
      </w:r>
      <w:r w:rsidRPr="00770FF1">
        <w:rPr>
          <w:rFonts w:hint="eastAsia"/>
        </w:rPr>
        <w:t>、</w:t>
      </w:r>
      <w:r w:rsidRPr="00770FF1">
        <w:t>数据集预处理</w:t>
      </w:r>
      <w:r w:rsidRPr="00770FF1">
        <w:rPr>
          <w:rFonts w:hint="eastAsia"/>
        </w:rPr>
        <w:t>、</w:t>
      </w:r>
      <w:r w:rsidRPr="00770FF1">
        <w:t>模型构建</w:t>
      </w:r>
      <w:r w:rsidRPr="00770FF1">
        <w:rPr>
          <w:rFonts w:hint="eastAsia"/>
        </w:rPr>
        <w:t>、</w:t>
      </w:r>
      <w:r w:rsidRPr="00770FF1">
        <w:t>损失函数与优化器</w:t>
      </w:r>
      <w:r w:rsidRPr="00770FF1">
        <w:rPr>
          <w:rFonts w:hint="eastAsia"/>
        </w:rPr>
        <w:t>、</w:t>
      </w:r>
      <w:r w:rsidRPr="00770FF1">
        <w:t>训练逻辑</w:t>
      </w:r>
      <w:r w:rsidRPr="00770FF1">
        <w:rPr>
          <w:rFonts w:hint="eastAsia"/>
        </w:rPr>
        <w:t>、</w:t>
      </w:r>
      <w:r w:rsidRPr="00770FF1">
        <w:t>评估指标和逻辑</w:t>
      </w:r>
      <w:r w:rsidRPr="00770FF1">
        <w:rPr>
          <w:rFonts w:hint="eastAsia"/>
        </w:rPr>
        <w:t>、</w:t>
      </w:r>
      <w:r w:rsidRPr="00770FF1">
        <w:t>模型训练与保存</w:t>
      </w:r>
      <w:r w:rsidRPr="00770FF1">
        <w:rPr>
          <w:rFonts w:hint="eastAsia"/>
        </w:rPr>
        <w:t>、</w:t>
      </w:r>
      <w:r w:rsidRPr="00770FF1">
        <w:t>模型加载与测试</w:t>
      </w:r>
      <w:r w:rsidRPr="00770FF1">
        <w:rPr>
          <w:rFonts w:hint="eastAsia"/>
        </w:rPr>
        <w:t>、</w:t>
      </w:r>
      <w:r w:rsidRPr="00770FF1">
        <w:t>自定义输入测试</w:t>
      </w:r>
    </w:p>
    <w:p w:rsidR="00E84FD9" w:rsidRDefault="00E84FD9" w:rsidP="00775BB5">
      <w:pPr>
        <w:spacing w:line="240" w:lineRule="auto"/>
      </w:pPr>
    </w:p>
    <w:p w:rsidR="00BE5901" w:rsidRDefault="00BE5901" w:rsidP="00BE5901">
      <w:pPr>
        <w:spacing w:line="240" w:lineRule="auto"/>
      </w:pPr>
      <w:r w:rsidRPr="00BE5901">
        <w:rPr>
          <w:rFonts w:hint="eastAsia"/>
        </w:rPr>
        <w:t>1.</w:t>
      </w:r>
      <w:r w:rsidRPr="00BE5901">
        <w:rPr>
          <w:rFonts w:hint="eastAsia"/>
        </w:rPr>
        <w:t>基于</w:t>
      </w:r>
      <w:r w:rsidRPr="00BE5901">
        <w:rPr>
          <w:rFonts w:hint="eastAsia"/>
        </w:rPr>
        <w:t>BERT</w:t>
      </w:r>
      <w:r w:rsidRPr="00BE5901">
        <w:rPr>
          <w:rFonts w:hint="eastAsia"/>
        </w:rPr>
        <w:t>的自动问答实验，</w:t>
      </w:r>
      <w:r>
        <w:t>导入依赖库</w:t>
      </w:r>
      <w:r>
        <w:rPr>
          <w:rFonts w:hint="eastAsia"/>
        </w:rPr>
        <w:t>、</w:t>
      </w:r>
      <w:r>
        <w:t>运行环境配置</w:t>
      </w:r>
      <w:r>
        <w:rPr>
          <w:rFonts w:hint="eastAsia"/>
        </w:rPr>
        <w:t>和</w:t>
      </w:r>
      <w:r>
        <w:t>定义超参数</w:t>
      </w:r>
    </w:p>
    <w:p w:rsidR="00BE5901" w:rsidRDefault="00BE5901" w:rsidP="00BE5901">
      <w:pPr>
        <w:spacing w:line="240" w:lineRule="auto"/>
      </w:pPr>
      <w:r>
        <w:rPr>
          <w:rFonts w:hint="eastAsia"/>
        </w:rPr>
        <w:t>2.</w:t>
      </w:r>
      <w:r w:rsidRPr="00BE5901">
        <w:t xml:space="preserve"> </w:t>
      </w:r>
      <w:r>
        <w:t>数据预览</w:t>
      </w:r>
      <w:r>
        <w:rPr>
          <w:rFonts w:hint="eastAsia"/>
        </w:rPr>
        <w:t>、</w:t>
      </w:r>
      <w:r>
        <w:t>定义数据预处理函数</w:t>
      </w:r>
      <w:r>
        <w:rPr>
          <w:rFonts w:hint="eastAsia"/>
        </w:rPr>
        <w:t>和</w:t>
      </w:r>
      <w:r>
        <w:t>定义训练函数</w:t>
      </w:r>
    </w:p>
    <w:p w:rsidR="00CB0E4A" w:rsidRPr="00E84FD9" w:rsidRDefault="00CB0E4A" w:rsidP="00CB0E4A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rPr>
          <w:rFonts w:hint="eastAsia"/>
        </w:rPr>
        <w:t>10</w:t>
      </w:r>
      <w:r>
        <w:t>0%</w:t>
      </w:r>
    </w:p>
    <w:p w:rsidR="00CB0E4A" w:rsidRDefault="00CB0E4A" w:rsidP="00BE5901">
      <w:pPr>
        <w:spacing w:line="240" w:lineRule="auto"/>
      </w:pPr>
    </w:p>
    <w:p w:rsidR="00BE5901" w:rsidRDefault="00BE5901" w:rsidP="00BE5901">
      <w:pPr>
        <w:pStyle w:val="30"/>
        <w:ind w:firstLine="0"/>
      </w:pPr>
    </w:p>
    <w:p w:rsidR="00BE5901" w:rsidRDefault="00B62609" w:rsidP="00D96A97">
      <w:pPr>
        <w:pStyle w:val="30"/>
        <w:numPr>
          <w:ilvl w:val="0"/>
          <w:numId w:val="3"/>
        </w:num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基于BERT的自动问答实验，</w:t>
      </w:r>
      <w:r>
        <w:rPr>
          <w:rFonts w:ascii="Helvetica" w:hAnsi="Helvetica"/>
          <w:color w:val="000000"/>
          <w:szCs w:val="21"/>
          <w:shd w:val="clear" w:color="auto" w:fill="FFFFFF"/>
        </w:rPr>
        <w:t>执行训练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Cs w:val="21"/>
          <w:shd w:val="clear" w:color="auto" w:fill="FFFFFF"/>
        </w:rPr>
        <w:t>定义评估函数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、</w:t>
      </w:r>
      <w:r w:rsidRPr="00B62609">
        <w:rPr>
          <w:rFonts w:ascii="Helvetica" w:hAnsi="Helvetica" w:hint="eastAsia"/>
          <w:color w:val="000000"/>
          <w:szCs w:val="21"/>
          <w:shd w:val="clear" w:color="auto" w:fill="FFFFFF"/>
        </w:rPr>
        <w:t>评估模型效果</w:t>
      </w:r>
      <w:proofErr w:type="gramStart"/>
      <w:r>
        <w:rPr>
          <w:rFonts w:ascii="Helvetica" w:hAnsi="Helvetica" w:hint="eastAsia"/>
          <w:color w:val="000000"/>
          <w:szCs w:val="21"/>
          <w:shd w:val="clear" w:color="auto" w:fill="FFFFFF"/>
        </w:rPr>
        <w:t>和</w:t>
      </w:r>
      <w:r>
        <w:rPr>
          <w:rFonts w:ascii="Helvetica" w:hAnsi="Helvetica"/>
          <w:color w:val="000000"/>
          <w:szCs w:val="21"/>
          <w:shd w:val="clear" w:color="auto" w:fill="FFFFFF"/>
        </w:rPr>
        <w:t>单例评估</w:t>
      </w:r>
      <w:proofErr w:type="gramEnd"/>
    </w:p>
    <w:p w:rsidR="00B62609" w:rsidRPr="00BE5901" w:rsidRDefault="00B62609" w:rsidP="00D96A97">
      <w:pPr>
        <w:pStyle w:val="30"/>
        <w:numPr>
          <w:ilvl w:val="0"/>
          <w:numId w:val="3"/>
        </w:num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书写基于BERT的自动问答实验markdown文档</w:t>
      </w:r>
    </w:p>
    <w:p w:rsidR="00C9094A" w:rsidRPr="00BE5901" w:rsidRDefault="00B62609" w:rsidP="00775BB5">
      <w:pPr>
        <w:spacing w:line="240" w:lineRule="auto"/>
      </w:pPr>
      <w:r>
        <w:rPr>
          <w:rFonts w:hint="eastAsia"/>
        </w:rPr>
        <w:t>3.</w:t>
      </w:r>
      <w:r w:rsidR="0007074F">
        <w:rPr>
          <w:rFonts w:hint="eastAsia"/>
        </w:rPr>
        <w:t>西南</w:t>
      </w:r>
      <w:proofErr w:type="gramStart"/>
      <w:r w:rsidR="0007074F">
        <w:rPr>
          <w:rFonts w:hint="eastAsia"/>
        </w:rPr>
        <w:t>交大线稿提取</w:t>
      </w:r>
      <w:proofErr w:type="gramEnd"/>
      <w:r w:rsidR="0007074F">
        <w:rPr>
          <w:rFonts w:hint="eastAsia"/>
        </w:rPr>
        <w:t>项目训练、测试</w:t>
      </w:r>
    </w:p>
    <w:p w:rsidR="00C9094A" w:rsidRDefault="00C9094A" w:rsidP="00775BB5">
      <w:pPr>
        <w:spacing w:line="240" w:lineRule="auto"/>
      </w:pPr>
    </w:p>
    <w:p w:rsidR="00864162" w:rsidRPr="00864162" w:rsidRDefault="00864162" w:rsidP="00D96A97">
      <w:pPr>
        <w:pStyle w:val="af5"/>
        <w:numPr>
          <w:ilvl w:val="0"/>
          <w:numId w:val="4"/>
        </w:numPr>
        <w:spacing w:line="240" w:lineRule="auto"/>
        <w:ind w:firstLineChars="0"/>
      </w:pPr>
      <w:r w:rsidRPr="00864162">
        <w:t>WARNING</w:t>
      </w:r>
    </w:p>
    <w:p w:rsidR="00A136CF" w:rsidRDefault="00A136CF" w:rsidP="00775BB5">
      <w:pPr>
        <w:spacing w:line="240" w:lineRule="auto"/>
      </w:pPr>
    </w:p>
    <w:p w:rsidR="00864162" w:rsidRDefault="00864162" w:rsidP="00775BB5">
      <w:pPr>
        <w:spacing w:line="240" w:lineRule="auto"/>
      </w:pPr>
    </w:p>
    <w:p w:rsidR="00A136CF" w:rsidRDefault="00A136CF" w:rsidP="00D96A97">
      <w:pPr>
        <w:pStyle w:val="af5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环境上运行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</w:p>
    <w:p w:rsidR="00A136CF" w:rsidRPr="0077581C" w:rsidRDefault="00A136CF" w:rsidP="00D96A97">
      <w:pPr>
        <w:pStyle w:val="af5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书写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  <w:r>
        <w:t>验收</w:t>
      </w:r>
      <w:r>
        <w:rPr>
          <w:rFonts w:hint="eastAsia"/>
        </w:rPr>
        <w:t>报告</w:t>
      </w:r>
    </w:p>
    <w:p w:rsidR="00A136CF" w:rsidRDefault="003E2709" w:rsidP="00D96A97">
      <w:pPr>
        <w:pStyle w:val="af5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西南</w:t>
      </w:r>
      <w:proofErr w:type="gramStart"/>
      <w:r>
        <w:rPr>
          <w:rFonts w:hint="eastAsia"/>
        </w:rPr>
        <w:t>交大</w:t>
      </w:r>
      <w:r w:rsidR="007F0D91">
        <w:rPr>
          <w:rFonts w:hint="eastAsia"/>
        </w:rPr>
        <w:t>线稿提取</w:t>
      </w:r>
      <w:proofErr w:type="gramEnd"/>
      <w:r w:rsidR="007F0D91">
        <w:rPr>
          <w:rFonts w:hint="eastAsia"/>
        </w:rPr>
        <w:t>项目在</w:t>
      </w:r>
      <w:r w:rsidR="007F0D91">
        <w:rPr>
          <w:rFonts w:hint="eastAsia"/>
        </w:rPr>
        <w:t>C</w:t>
      </w:r>
      <w:r w:rsidR="007F0D91">
        <w:t>PU</w:t>
      </w:r>
      <w:r w:rsidR="007F0D91">
        <w:rPr>
          <w:rFonts w:hint="eastAsia"/>
        </w:rPr>
        <w:t>上训练和测试</w:t>
      </w:r>
    </w:p>
    <w:p w:rsidR="00A136CF" w:rsidRDefault="00A136CF" w:rsidP="00775BB5">
      <w:pPr>
        <w:spacing w:line="240" w:lineRule="auto"/>
      </w:pPr>
    </w:p>
    <w:p w:rsidR="00B752BA" w:rsidRPr="00B752BA" w:rsidRDefault="00B752BA" w:rsidP="00B752BA">
      <w:pPr>
        <w:spacing w:line="240" w:lineRule="auto"/>
      </w:pPr>
      <w:r>
        <w:rPr>
          <w:rFonts w:hint="eastAsia"/>
        </w:rPr>
        <w:t>1.</w:t>
      </w:r>
      <w:r w:rsidRPr="00B752BA">
        <w:rPr>
          <w:rFonts w:hint="eastAsia"/>
        </w:rPr>
        <w:t>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的自动问答实验，</w:t>
      </w:r>
      <w:r w:rsidRPr="00B752BA">
        <w:t>执行训练</w:t>
      </w:r>
      <w:r w:rsidRPr="00B752BA">
        <w:rPr>
          <w:rFonts w:hint="eastAsia"/>
        </w:rPr>
        <w:t>、</w:t>
      </w:r>
      <w:r w:rsidRPr="00B752BA">
        <w:t>定义评估函数</w:t>
      </w:r>
      <w:r w:rsidRPr="00B752BA">
        <w:rPr>
          <w:rFonts w:hint="eastAsia"/>
        </w:rPr>
        <w:t>、评估模型效果</w:t>
      </w:r>
      <w:proofErr w:type="gramStart"/>
      <w:r w:rsidRPr="00B752BA">
        <w:rPr>
          <w:rFonts w:hint="eastAsia"/>
        </w:rPr>
        <w:t>和</w:t>
      </w:r>
      <w:r w:rsidRPr="00B752BA">
        <w:t>单例评估</w:t>
      </w:r>
      <w:proofErr w:type="gramEnd"/>
    </w:p>
    <w:p w:rsidR="00B752BA" w:rsidRPr="00BE5901" w:rsidRDefault="00B752BA" w:rsidP="00864162">
      <w:pPr>
        <w:spacing w:line="240" w:lineRule="auto"/>
      </w:pPr>
      <w:r>
        <w:rPr>
          <w:rFonts w:hint="eastAsia"/>
        </w:rPr>
        <w:t>2.</w:t>
      </w:r>
      <w:r w:rsidRPr="00B752BA">
        <w:rPr>
          <w:rFonts w:hint="eastAsia"/>
        </w:rPr>
        <w:t>书写基于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</w:t>
      </w:r>
      <w:r w:rsidRPr="00B752BA">
        <w:rPr>
          <w:rFonts w:hint="eastAsia"/>
        </w:rPr>
        <w:t>markdown</w:t>
      </w:r>
      <w:r w:rsidRPr="00B752BA">
        <w:rPr>
          <w:rFonts w:hint="eastAsia"/>
        </w:rPr>
        <w:t>文档</w:t>
      </w:r>
      <w:r w:rsidR="00F0690F">
        <w:rPr>
          <w:rFonts w:hint="eastAsia"/>
        </w:rPr>
        <w:t>，但有</w:t>
      </w:r>
      <w:r w:rsidR="00F0690F">
        <w:rPr>
          <w:rFonts w:hint="eastAsia"/>
        </w:rPr>
        <w:t>2</w:t>
      </w:r>
      <w:r w:rsidR="00F0690F">
        <w:rPr>
          <w:rFonts w:hint="eastAsia"/>
        </w:rPr>
        <w:t>个</w:t>
      </w:r>
      <w:r w:rsidR="00864162" w:rsidRPr="00864162">
        <w:t>WARNING</w:t>
      </w:r>
      <w:r w:rsidR="00864162">
        <w:rPr>
          <w:rFonts w:hint="eastAsia"/>
        </w:rPr>
        <w:t>需要消除</w:t>
      </w:r>
    </w:p>
    <w:p w:rsidR="00B752BA" w:rsidRDefault="00B752BA" w:rsidP="00B752BA">
      <w:pPr>
        <w:spacing w:line="240" w:lineRule="auto"/>
      </w:pPr>
      <w:r>
        <w:rPr>
          <w:rFonts w:hint="eastAsia"/>
        </w:rPr>
        <w:t>3.</w:t>
      </w:r>
      <w:r>
        <w:rPr>
          <w:rFonts w:hint="eastAsia"/>
        </w:rPr>
        <w:t>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环境上运行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</w:p>
    <w:p w:rsidR="00B752BA" w:rsidRDefault="00B752BA" w:rsidP="00B752BA">
      <w:pPr>
        <w:spacing w:line="240" w:lineRule="auto"/>
      </w:pPr>
      <w:r>
        <w:rPr>
          <w:rFonts w:hint="eastAsia"/>
        </w:rPr>
        <w:t>4.</w:t>
      </w:r>
      <w:r>
        <w:rPr>
          <w:rFonts w:hint="eastAsia"/>
        </w:rPr>
        <w:t>书写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  <w:r>
        <w:t>验收</w:t>
      </w:r>
      <w:r>
        <w:rPr>
          <w:rFonts w:hint="eastAsia"/>
        </w:rPr>
        <w:t>报告</w:t>
      </w:r>
    </w:p>
    <w:p w:rsidR="007F0D91" w:rsidRPr="007F0D91" w:rsidRDefault="007F0D91" w:rsidP="00B752BA">
      <w:pPr>
        <w:spacing w:line="240" w:lineRule="auto"/>
      </w:pPr>
      <w:r>
        <w:rPr>
          <w:rFonts w:hint="eastAsia"/>
        </w:rPr>
        <w:t>5.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上训练和测试</w:t>
      </w:r>
    </w:p>
    <w:p w:rsidR="00B752BA" w:rsidRPr="00B752BA" w:rsidRDefault="00464A9E" w:rsidP="00775BB5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rPr>
          <w:rFonts w:hint="eastAsia"/>
        </w:rPr>
        <w:t>100</w:t>
      </w:r>
      <w:r>
        <w:t>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rPr>
          <w:rFonts w:hint="eastAsia"/>
        </w:rPr>
        <w:t>100</w:t>
      </w:r>
      <w:r>
        <w:t>%</w:t>
      </w:r>
    </w:p>
    <w:p w:rsidR="00B752BA" w:rsidRDefault="00A51D0C" w:rsidP="00A51D0C">
      <w:pPr>
        <w:spacing w:line="240" w:lineRule="auto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7F0D91">
        <w:t>完成</w:t>
      </w:r>
      <w:r w:rsidR="007F0D91">
        <w:rPr>
          <w:rFonts w:hint="eastAsia"/>
        </w:rPr>
        <w:t>100</w:t>
      </w:r>
      <w:r w:rsidR="007F0D91">
        <w:t>%</w:t>
      </w:r>
    </w:p>
    <w:p w:rsidR="00A51D0C" w:rsidRDefault="00B04300" w:rsidP="00A51D0C">
      <w:pPr>
        <w:spacing w:line="240" w:lineRule="auto"/>
      </w:pPr>
      <w:r>
        <w:rPr>
          <w:rFonts w:hint="eastAsia"/>
        </w:rPr>
        <w:lastRenderedPageBreak/>
        <w:t>周六加班产出：</w:t>
      </w:r>
      <w:r>
        <w:t>修改成都中医院大学数字中医药分析项目验收报告</w:t>
      </w:r>
    </w:p>
    <w:p w:rsidR="00A51D0C" w:rsidRDefault="00A51D0C" w:rsidP="00A51D0C">
      <w:pPr>
        <w:spacing w:line="240" w:lineRule="auto"/>
      </w:pPr>
    </w:p>
    <w:p w:rsidR="00625C61" w:rsidRDefault="00625C61" w:rsidP="00D96A97">
      <w:pPr>
        <w:pStyle w:val="af5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环境上运行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</w:p>
    <w:p w:rsidR="00625C61" w:rsidRPr="0077581C" w:rsidRDefault="00625C61" w:rsidP="00D96A97">
      <w:pPr>
        <w:pStyle w:val="af5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书写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  <w:r>
        <w:t>验收</w:t>
      </w:r>
      <w:r>
        <w:rPr>
          <w:rFonts w:hint="eastAsia"/>
        </w:rPr>
        <w:t>报告</w:t>
      </w:r>
    </w:p>
    <w:p w:rsidR="00B752BA" w:rsidRPr="00625C61" w:rsidRDefault="00B752BA" w:rsidP="00775BB5">
      <w:pPr>
        <w:spacing w:line="240" w:lineRule="auto"/>
      </w:pPr>
    </w:p>
    <w:p w:rsidR="00A136CF" w:rsidRPr="00596BCF" w:rsidRDefault="00FA6242" w:rsidP="00596BCF">
      <w:pPr>
        <w:pStyle w:val="afb"/>
        <w:spacing w:before="312"/>
        <w:rPr>
          <w:rFonts w:ascii="宋体" w:eastAsia="宋体" w:hAnsi="宋体" w:cs="宋体"/>
        </w:rPr>
      </w:pPr>
      <w:r w:rsidRPr="00FA6242">
        <w:rPr>
          <w:rFonts w:hint="eastAsia"/>
        </w:rPr>
        <w:t>四川美术学院</w:t>
      </w:r>
      <w:r w:rsidR="00596BCF" w:rsidRPr="001B7C4C">
        <w:rPr>
          <w:rFonts w:ascii="宋体" w:eastAsia="宋体" w:hAnsi="宋体" w:cs="宋体"/>
        </w:rPr>
        <w:t xml:space="preserve">基于 </w:t>
      </w:r>
      <w:proofErr w:type="spellStart"/>
      <w:r w:rsidR="00596BCF" w:rsidRPr="001B7C4C">
        <w:rPr>
          <w:rFonts w:ascii="宋体" w:eastAsia="宋体" w:hAnsi="宋体" w:cs="宋体"/>
        </w:rPr>
        <w:t>CycleGAN</w:t>
      </w:r>
      <w:proofErr w:type="spellEnd"/>
      <w:r w:rsidR="00596BCF" w:rsidRPr="001B7C4C">
        <w:rPr>
          <w:rFonts w:ascii="宋体" w:eastAsia="宋体" w:hAnsi="宋体" w:cs="宋体"/>
        </w:rPr>
        <w:t xml:space="preserve"> 算法风格迁移功能进行字体风格生成运算</w:t>
      </w:r>
    </w:p>
    <w:p w:rsidR="00FA6242" w:rsidRDefault="00FA6242" w:rsidP="00775BB5">
      <w:pPr>
        <w:spacing w:line="240" w:lineRule="auto"/>
      </w:pPr>
    </w:p>
    <w:p w:rsidR="00625C61" w:rsidRPr="00B752BA" w:rsidRDefault="00625C61" w:rsidP="00625C61">
      <w:pPr>
        <w:spacing w:line="240" w:lineRule="auto"/>
      </w:pPr>
      <w:r>
        <w:rPr>
          <w:rFonts w:hint="eastAsia"/>
        </w:rPr>
        <w:t>1.</w:t>
      </w:r>
      <w:r w:rsidRPr="00B752BA">
        <w:rPr>
          <w:rFonts w:hint="eastAsia"/>
        </w:rPr>
        <w:t>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的自动问答实验，</w:t>
      </w:r>
      <w:r w:rsidRPr="00B752BA">
        <w:t>执行训练</w:t>
      </w:r>
      <w:r w:rsidRPr="00B752BA">
        <w:rPr>
          <w:rFonts w:hint="eastAsia"/>
        </w:rPr>
        <w:t>、</w:t>
      </w:r>
      <w:r w:rsidRPr="00B752BA">
        <w:t>定义评估函数</w:t>
      </w:r>
      <w:r w:rsidRPr="00B752BA">
        <w:rPr>
          <w:rFonts w:hint="eastAsia"/>
        </w:rPr>
        <w:t>、评估模型效果</w:t>
      </w:r>
      <w:proofErr w:type="gramStart"/>
      <w:r w:rsidRPr="00B752BA">
        <w:rPr>
          <w:rFonts w:hint="eastAsia"/>
        </w:rPr>
        <w:t>和</w:t>
      </w:r>
      <w:r w:rsidRPr="00B752BA">
        <w:t>单例评估</w:t>
      </w:r>
      <w:proofErr w:type="gramEnd"/>
    </w:p>
    <w:p w:rsidR="00C360AF" w:rsidRDefault="00625C61" w:rsidP="00625C61">
      <w:pPr>
        <w:spacing w:line="240" w:lineRule="auto"/>
      </w:pPr>
      <w:r>
        <w:rPr>
          <w:rFonts w:hint="eastAsia"/>
        </w:rPr>
        <w:t>2.</w:t>
      </w:r>
      <w:r w:rsidRPr="00B752BA">
        <w:rPr>
          <w:rFonts w:hint="eastAsia"/>
        </w:rPr>
        <w:t>书写基于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</w:t>
      </w:r>
      <w:r w:rsidRPr="00B752BA">
        <w:rPr>
          <w:rFonts w:hint="eastAsia"/>
        </w:rPr>
        <w:t>markdown</w:t>
      </w:r>
      <w:r w:rsidRPr="00B752BA">
        <w:rPr>
          <w:rFonts w:hint="eastAsia"/>
        </w:rPr>
        <w:t>文档</w:t>
      </w:r>
    </w:p>
    <w:p w:rsidR="00C360AF" w:rsidRDefault="00C360AF" w:rsidP="00C360AF">
      <w:pPr>
        <w:spacing w:line="240" w:lineRule="auto"/>
      </w:pPr>
      <w:r>
        <w:rPr>
          <w:rFonts w:hint="eastAsia"/>
        </w:rPr>
        <w:t>3.</w:t>
      </w:r>
      <w:r w:rsidRPr="00B752BA">
        <w:rPr>
          <w:rFonts w:hint="eastAsia"/>
        </w:rPr>
        <w:t>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的自动问答实验，</w:t>
      </w:r>
      <w:r>
        <w:rPr>
          <w:rFonts w:hint="eastAsia"/>
        </w:rPr>
        <w:t>消除</w:t>
      </w:r>
      <w:r>
        <w:rPr>
          <w:rFonts w:hint="eastAsia"/>
        </w:rPr>
        <w:t>5</w:t>
      </w:r>
      <w:r>
        <w:rPr>
          <w:rFonts w:hint="eastAsia"/>
        </w:rPr>
        <w:t>个</w:t>
      </w:r>
      <w:r w:rsidRPr="00864162">
        <w:t>WARNING</w:t>
      </w:r>
    </w:p>
    <w:p w:rsidR="00785EA1" w:rsidRDefault="00785EA1" w:rsidP="00625C61">
      <w:pPr>
        <w:spacing w:line="240" w:lineRule="auto"/>
      </w:pPr>
    </w:p>
    <w:p w:rsidR="00785EA1" w:rsidRDefault="00785EA1" w:rsidP="00625C61">
      <w:pPr>
        <w:spacing w:line="240" w:lineRule="auto"/>
      </w:pPr>
    </w:p>
    <w:p w:rsidR="00E2453A" w:rsidRDefault="00E2453A" w:rsidP="00E2453A">
      <w:pPr>
        <w:spacing w:line="240" w:lineRule="auto"/>
      </w:pPr>
      <w:r>
        <w:rPr>
          <w:rFonts w:hint="eastAsia"/>
        </w:rPr>
        <w:t>1.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上训练</w:t>
      </w:r>
    </w:p>
    <w:p w:rsidR="00785EA1" w:rsidRPr="00BE5901" w:rsidRDefault="00E2453A" w:rsidP="00625C61">
      <w:pPr>
        <w:spacing w:line="240" w:lineRule="auto"/>
      </w:pPr>
      <w:r>
        <w:rPr>
          <w:rFonts w:hint="eastAsia"/>
        </w:rPr>
        <w:t>2.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 w:rsidR="00E23707">
        <w:rPr>
          <w:rFonts w:hint="eastAsia"/>
        </w:rPr>
        <w:t>进行</w:t>
      </w:r>
      <w:r>
        <w:rPr>
          <w:rFonts w:hint="eastAsia"/>
        </w:rPr>
        <w:t>测试</w:t>
      </w:r>
      <w:r w:rsidR="00E23707">
        <w:rPr>
          <w:rFonts w:hint="eastAsia"/>
        </w:rPr>
        <w:t>和交互测试</w:t>
      </w:r>
    </w:p>
    <w:p w:rsidR="00625C61" w:rsidRDefault="00625C61" w:rsidP="00625C61">
      <w:pPr>
        <w:spacing w:line="240" w:lineRule="auto"/>
      </w:pPr>
      <w:r>
        <w:rPr>
          <w:rFonts w:hint="eastAsia"/>
        </w:rPr>
        <w:t>3.</w:t>
      </w:r>
      <w:r>
        <w:rPr>
          <w:rFonts w:hint="eastAsia"/>
        </w:rPr>
        <w:t>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环境上运行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</w:p>
    <w:p w:rsidR="00625C61" w:rsidRDefault="00625C61" w:rsidP="00625C61">
      <w:pPr>
        <w:spacing w:line="240" w:lineRule="auto"/>
      </w:pPr>
      <w:r>
        <w:rPr>
          <w:rFonts w:hint="eastAsia"/>
        </w:rPr>
        <w:t>4.</w:t>
      </w:r>
      <w:r>
        <w:rPr>
          <w:rFonts w:hint="eastAsia"/>
        </w:rPr>
        <w:t>书写</w:t>
      </w:r>
      <w:r w:rsidRPr="00866CDB">
        <w:rPr>
          <w:rFonts w:hint="eastAsia"/>
        </w:rPr>
        <w:t>成都中医院大学</w:t>
      </w:r>
      <w:r w:rsidRPr="004C1085">
        <w:rPr>
          <w:rFonts w:hint="eastAsia"/>
        </w:rPr>
        <w:t>数字中医药分析</w:t>
      </w:r>
      <w:r>
        <w:rPr>
          <w:rFonts w:hint="eastAsia"/>
        </w:rPr>
        <w:t>项目</w:t>
      </w:r>
      <w:r>
        <w:t>验收</w:t>
      </w:r>
      <w:r>
        <w:rPr>
          <w:rFonts w:hint="eastAsia"/>
        </w:rPr>
        <w:t>报告</w:t>
      </w:r>
    </w:p>
    <w:p w:rsidR="00625C61" w:rsidRPr="00B752BA" w:rsidRDefault="00625C61" w:rsidP="00625C61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rPr>
          <w:rFonts w:hint="eastAsia"/>
        </w:rPr>
        <w:t>100</w:t>
      </w:r>
      <w:r>
        <w:t>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rPr>
          <w:rFonts w:hint="eastAsia"/>
        </w:rPr>
        <w:t>100</w:t>
      </w:r>
      <w:r>
        <w:t>%</w:t>
      </w:r>
    </w:p>
    <w:p w:rsidR="00A136CF" w:rsidRPr="00625C61" w:rsidRDefault="00A136CF" w:rsidP="00775BB5">
      <w:pPr>
        <w:spacing w:line="240" w:lineRule="auto"/>
      </w:pPr>
    </w:p>
    <w:p w:rsidR="00A136CF" w:rsidRPr="00456A30" w:rsidRDefault="00456A30" w:rsidP="00456A30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>
        <w:fldChar w:fldCharType="begin"/>
      </w:r>
      <w:r>
        <w:instrText xml:space="preserve"> HYPERLINK "https://openi.pcl.ac.cn/Yiwen2022" </w:instrText>
      </w:r>
      <w:r>
        <w:fldChar w:fldCharType="separate"/>
      </w:r>
      <w:r w:rsidRPr="00456A30">
        <w:t>Yiwen2022</w:t>
      </w:r>
      <w:r>
        <w:fldChar w:fldCharType="end"/>
      </w:r>
      <w:r w:rsidRPr="00456A30">
        <w:t> / </w:t>
      </w:r>
      <w:proofErr w:type="spellStart"/>
      <w:r>
        <w:fldChar w:fldCharType="begin"/>
      </w:r>
      <w:r>
        <w:instrText xml:space="preserve"> HYPERLINK "https://openi.pcl.ac.cn/Yiwen2022/CycleGan_DexiNed" </w:instrText>
      </w:r>
      <w:r>
        <w:fldChar w:fldCharType="separate"/>
      </w:r>
      <w:r w:rsidRPr="00456A30">
        <w:t>CycleGan_DexiNed</w:t>
      </w:r>
      <w:proofErr w:type="spellEnd"/>
      <w:r>
        <w:fldChar w:fldCharType="end"/>
      </w:r>
    </w:p>
    <w:p w:rsidR="00BA50D7" w:rsidRPr="00BE5901" w:rsidRDefault="00300FB6" w:rsidP="00BA50D7">
      <w:pPr>
        <w:spacing w:line="240" w:lineRule="auto"/>
      </w:pPr>
      <w:r>
        <w:rPr>
          <w:rFonts w:hint="eastAsia"/>
        </w:rPr>
        <w:t>启智</w:t>
      </w:r>
      <w:r>
        <w:rPr>
          <w:rFonts w:hint="eastAsia"/>
        </w:rPr>
        <w:t>N</w:t>
      </w:r>
      <w:r>
        <w:t>PU</w:t>
      </w:r>
      <w:r w:rsidR="00BA50D7">
        <w:rPr>
          <w:rFonts w:hint="eastAsia"/>
        </w:rPr>
        <w:t>上训练、测试和交互测试</w:t>
      </w:r>
    </w:p>
    <w:p w:rsidR="00A136CF" w:rsidRPr="00BA50D7" w:rsidRDefault="00BA50D7" w:rsidP="00775BB5">
      <w:pPr>
        <w:spacing w:line="240" w:lineRule="auto"/>
      </w:pPr>
      <w:r>
        <w:rPr>
          <w:rFonts w:hint="eastAsia"/>
        </w:rPr>
        <w:t>推理由于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rPr>
          <w:rFonts w:hint="eastAsia"/>
        </w:rPr>
        <w:t>版本升级不了所以不能推理</w:t>
      </w:r>
    </w:p>
    <w:p w:rsidR="00C360AF" w:rsidRDefault="00C360AF" w:rsidP="00775BB5">
      <w:pPr>
        <w:spacing w:line="240" w:lineRule="auto"/>
      </w:pPr>
    </w:p>
    <w:p w:rsidR="009B7942" w:rsidRPr="00557116" w:rsidRDefault="009B7942" w:rsidP="00557116">
      <w:pPr>
        <w:spacing w:line="240" w:lineRule="auto"/>
      </w:pPr>
      <w:r w:rsidRPr="009B7942">
        <w:rPr>
          <w:rFonts w:hint="eastAsia"/>
        </w:rPr>
        <w:t>1.</w:t>
      </w:r>
      <w:r w:rsidR="00557116" w:rsidRPr="00557116">
        <w:rPr>
          <w:rFonts w:hint="eastAsia"/>
        </w:rPr>
        <w:t xml:space="preserve"> </w:t>
      </w:r>
      <w:r w:rsidR="00557116" w:rsidRPr="00B752BA">
        <w:rPr>
          <w:rFonts w:hint="eastAsia"/>
        </w:rPr>
        <w:t>书写基于</w:t>
      </w:r>
      <w:r w:rsidR="00557116" w:rsidRPr="00B752BA">
        <w:rPr>
          <w:rFonts w:hint="eastAsia"/>
        </w:rPr>
        <w:t>BERT</w:t>
      </w:r>
      <w:r w:rsidR="00557116" w:rsidRPr="00B752BA">
        <w:rPr>
          <w:rFonts w:hint="eastAsia"/>
        </w:rPr>
        <w:t>的自动问答实验</w:t>
      </w:r>
      <w:r w:rsidR="00557116" w:rsidRPr="00B752BA">
        <w:rPr>
          <w:rFonts w:hint="eastAsia"/>
        </w:rPr>
        <w:t>markdown</w:t>
      </w:r>
      <w:r w:rsidR="00557116" w:rsidRPr="00B752BA">
        <w:rPr>
          <w:rFonts w:hint="eastAsia"/>
        </w:rPr>
        <w:t>文档</w:t>
      </w:r>
    </w:p>
    <w:p w:rsidR="00C360AF" w:rsidRDefault="009B7942" w:rsidP="009B7942">
      <w:pPr>
        <w:widowControl/>
        <w:autoSpaceDE/>
        <w:autoSpaceDN/>
        <w:adjustRightInd/>
        <w:spacing w:line="240" w:lineRule="auto"/>
      </w:pPr>
      <w:r w:rsidRPr="009B7942">
        <w:rPr>
          <w:rFonts w:hint="eastAsia"/>
        </w:rPr>
        <w:t>2.</w:t>
      </w:r>
      <w:r w:rsidRPr="009B7942">
        <w:rPr>
          <w:rFonts w:hint="eastAsia"/>
        </w:rPr>
        <w:t>基于</w:t>
      </w:r>
      <w:r w:rsidRPr="009B7942">
        <w:rPr>
          <w:rFonts w:hint="eastAsia"/>
        </w:rPr>
        <w:t>BERT</w:t>
      </w:r>
      <w:r w:rsidRPr="009B7942">
        <w:rPr>
          <w:rFonts w:hint="eastAsia"/>
        </w:rPr>
        <w:t>的自动问答实验，消除</w:t>
      </w:r>
      <w:r w:rsidRPr="009B7942">
        <w:rPr>
          <w:rFonts w:hint="eastAsia"/>
        </w:rPr>
        <w:t>5</w:t>
      </w:r>
      <w:r w:rsidRPr="009B7942">
        <w:rPr>
          <w:rFonts w:hint="eastAsia"/>
        </w:rPr>
        <w:t>个</w:t>
      </w:r>
      <w:r w:rsidRPr="009B7942">
        <w:rPr>
          <w:rFonts w:hint="eastAsia"/>
        </w:rPr>
        <w:t>WARNING </w:t>
      </w:r>
    </w:p>
    <w:p w:rsidR="002834F6" w:rsidRPr="00BE5901" w:rsidRDefault="009B7942" w:rsidP="009B7942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3</w:t>
      </w:r>
      <w:r w:rsidR="002834F6">
        <w:rPr>
          <w:rFonts w:hint="eastAsia"/>
        </w:rPr>
        <w:t>.</w:t>
      </w:r>
      <w:r w:rsidR="002834F6">
        <w:rPr>
          <w:rFonts w:hint="eastAsia"/>
        </w:rPr>
        <w:t>西南</w:t>
      </w:r>
      <w:proofErr w:type="gramStart"/>
      <w:r w:rsidR="002834F6">
        <w:rPr>
          <w:rFonts w:hint="eastAsia"/>
        </w:rPr>
        <w:t>交大线稿提取</w:t>
      </w:r>
      <w:proofErr w:type="gramEnd"/>
      <w:r w:rsidR="002834F6">
        <w:rPr>
          <w:rFonts w:hint="eastAsia"/>
        </w:rPr>
        <w:t>项目</w:t>
      </w:r>
      <w:r w:rsidR="002834F6" w:rsidRPr="00456A30">
        <w:t> </w:t>
      </w:r>
      <w:hyperlink r:id="rId14" w:history="1">
        <w:r w:rsidR="002834F6" w:rsidRPr="00456A30">
          <w:t>CycleGan_DexiNed</w:t>
        </w:r>
      </w:hyperlink>
      <w:r w:rsidR="002834F6">
        <w:rPr>
          <w:rFonts w:hint="eastAsia"/>
        </w:rPr>
        <w:t>启智</w:t>
      </w:r>
      <w:r w:rsidR="002834F6">
        <w:rPr>
          <w:rFonts w:hint="eastAsia"/>
        </w:rPr>
        <w:t>N</w:t>
      </w:r>
      <w:r w:rsidR="002834F6">
        <w:t>PU</w:t>
      </w:r>
      <w:r w:rsidR="002834F6">
        <w:rPr>
          <w:rFonts w:hint="eastAsia"/>
        </w:rPr>
        <w:t>上训练、测试和交互测试</w:t>
      </w:r>
    </w:p>
    <w:p w:rsidR="002834F6" w:rsidRPr="00456A30" w:rsidRDefault="009B7942" w:rsidP="002834F6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4</w:t>
      </w:r>
      <w:r w:rsidR="002834F6">
        <w:rPr>
          <w:rFonts w:hint="eastAsia"/>
        </w:rPr>
        <w:t>.</w:t>
      </w:r>
      <w:r w:rsidR="002834F6">
        <w:rPr>
          <w:rFonts w:hint="eastAsia"/>
        </w:rPr>
        <w:t>召集会议评审西南</w:t>
      </w:r>
      <w:proofErr w:type="gramStart"/>
      <w:r w:rsidR="002834F6">
        <w:rPr>
          <w:rFonts w:hint="eastAsia"/>
        </w:rPr>
        <w:t>交大线稿提取</w:t>
      </w:r>
      <w:proofErr w:type="gramEnd"/>
      <w:r w:rsidR="002834F6">
        <w:rPr>
          <w:rFonts w:hint="eastAsia"/>
        </w:rPr>
        <w:t>项目</w:t>
      </w:r>
    </w:p>
    <w:p w:rsidR="009B7942" w:rsidRPr="00B752BA" w:rsidRDefault="009B7942" w:rsidP="009B7942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rPr>
          <w:rFonts w:hint="eastAsia"/>
        </w:rPr>
        <w:t>100</w:t>
      </w:r>
      <w:r>
        <w:t>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rPr>
          <w:rFonts w:hint="eastAsia"/>
        </w:rPr>
        <w:t>100</w:t>
      </w:r>
      <w:r>
        <w:t>%</w:t>
      </w:r>
    </w:p>
    <w:p w:rsidR="00C360AF" w:rsidRDefault="00C360AF" w:rsidP="00775BB5">
      <w:pPr>
        <w:spacing w:line="240" w:lineRule="auto"/>
      </w:pPr>
    </w:p>
    <w:p w:rsidR="005543D8" w:rsidRDefault="005543D8" w:rsidP="00775BB5">
      <w:pPr>
        <w:spacing w:line="240" w:lineRule="auto"/>
      </w:pPr>
    </w:p>
    <w:p w:rsidR="005543D8" w:rsidRDefault="005543D8" w:rsidP="00775BB5">
      <w:pPr>
        <w:spacing w:line="240" w:lineRule="auto"/>
      </w:pPr>
    </w:p>
    <w:p w:rsidR="005543D8" w:rsidRDefault="005543D8" w:rsidP="00775BB5">
      <w:pPr>
        <w:spacing w:line="240" w:lineRule="auto"/>
      </w:pPr>
    </w:p>
    <w:p w:rsidR="005543D8" w:rsidRDefault="005543D8" w:rsidP="00775BB5">
      <w:pPr>
        <w:spacing w:line="240" w:lineRule="auto"/>
      </w:pPr>
    </w:p>
    <w:p w:rsidR="005543D8" w:rsidRDefault="005543D8" w:rsidP="00775BB5">
      <w:pPr>
        <w:spacing w:line="240" w:lineRule="auto"/>
      </w:pPr>
    </w:p>
    <w:p w:rsidR="005543D8" w:rsidRPr="009B7942" w:rsidRDefault="005543D8" w:rsidP="00775BB5">
      <w:pPr>
        <w:spacing w:line="240" w:lineRule="auto"/>
      </w:pPr>
    </w:p>
    <w:p w:rsidR="00C360AF" w:rsidRDefault="005543D8" w:rsidP="00775BB5">
      <w:pPr>
        <w:spacing w:line="240" w:lineRule="auto"/>
      </w:pPr>
      <w:r>
        <w:lastRenderedPageBreak/>
        <w:t>1.</w:t>
      </w:r>
      <w:r>
        <w:t>西南</w:t>
      </w:r>
      <w:proofErr w:type="gramStart"/>
      <w:r>
        <w:t>交大线稿提取</w:t>
      </w:r>
      <w:proofErr w:type="gramEnd"/>
      <w:r>
        <w:t>项目在</w:t>
      </w:r>
      <w:r>
        <w:t>CPU</w:t>
      </w:r>
      <w:r>
        <w:t>上训练</w:t>
      </w:r>
      <w:r>
        <w:br/>
        <w:t>2.</w:t>
      </w:r>
      <w:r>
        <w:t>西南</w:t>
      </w:r>
      <w:proofErr w:type="gramStart"/>
      <w:r>
        <w:t>交大线稿提取</w:t>
      </w:r>
      <w:proofErr w:type="gramEnd"/>
      <w:r>
        <w:t>项目进行测试和交互测试</w:t>
      </w:r>
      <w:r>
        <w:br/>
        <w:t>3.</w:t>
      </w:r>
      <w:r>
        <w:t>在启智</w:t>
      </w:r>
      <w:r>
        <w:t>NPU</w:t>
      </w:r>
      <w:r>
        <w:t>环境上运行成都中医院大学数字中医药分析项目</w:t>
      </w:r>
      <w:r>
        <w:br/>
        <w:t>4.</w:t>
      </w:r>
      <w:r>
        <w:t>书写成都中医院大学数字中医药分析项目验收报告</w:t>
      </w:r>
      <w:r>
        <w:br/>
      </w: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t>100%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t>100%</w:t>
      </w:r>
      <w:r>
        <w:br/>
      </w:r>
      <w:r>
        <w:t>元</w:t>
      </w:r>
      <w:proofErr w:type="gramStart"/>
      <w:r>
        <w:t>元</w:t>
      </w:r>
      <w:proofErr w:type="gramEnd"/>
      <w:r>
        <w:t>总，这周的工作内容</w:t>
      </w:r>
    </w:p>
    <w:p w:rsidR="00C360AF" w:rsidRDefault="00C360AF" w:rsidP="00775BB5">
      <w:pPr>
        <w:spacing w:line="240" w:lineRule="auto"/>
      </w:pPr>
    </w:p>
    <w:p w:rsidR="00C360AF" w:rsidRDefault="00C8169A" w:rsidP="00775BB5">
      <w:pPr>
        <w:spacing w:line="240" w:lineRule="auto"/>
      </w:pPr>
      <w:r>
        <w:t>大家以后半周报、月报、工作进度都统一一下格式哈，不然整理起来有点麻烦</w:t>
      </w:r>
      <w:r>
        <w:br/>
        <w:t>1</w:t>
      </w:r>
      <w:r>
        <w:t>、跟踪解决论坛问题；</w:t>
      </w:r>
      <w:r>
        <w:br/>
        <w:t>2</w:t>
      </w:r>
      <w:r>
        <w:t>、审核</w:t>
      </w:r>
      <w:r>
        <w:t>CSDN</w:t>
      </w:r>
      <w:r>
        <w:t>第四期博文；</w:t>
      </w:r>
      <w:r>
        <w:br/>
        <w:t>3</w:t>
      </w:r>
      <w:r>
        <w:t>、审核第四期报</w:t>
      </w:r>
      <w:proofErr w:type="gramStart"/>
      <w:r>
        <w:t>错活动</w:t>
      </w:r>
      <w:proofErr w:type="gramEnd"/>
      <w:r>
        <w:t>帖子；</w:t>
      </w:r>
      <w:r>
        <w:br/>
        <w:t>4</w:t>
      </w:r>
      <w:r>
        <w:t>、整理奖品发票；</w:t>
      </w:r>
      <w:r>
        <w:br/>
        <w:t>5</w:t>
      </w:r>
      <w:r>
        <w:t>、迁移问题总结帖子；</w:t>
      </w:r>
    </w:p>
    <w:p w:rsidR="00C360AF" w:rsidRDefault="00C360AF" w:rsidP="00775BB5">
      <w:pPr>
        <w:spacing w:line="240" w:lineRule="auto"/>
      </w:pPr>
    </w:p>
    <w:p w:rsidR="00C360AF" w:rsidRDefault="00C360AF" w:rsidP="00775BB5">
      <w:pPr>
        <w:spacing w:line="240" w:lineRule="auto"/>
      </w:pPr>
    </w:p>
    <w:p w:rsidR="00C360AF" w:rsidRDefault="001247E6" w:rsidP="00775BB5">
      <w:pPr>
        <w:spacing w:line="240" w:lineRule="auto"/>
      </w:pPr>
      <w:r>
        <w:t>1</w:t>
      </w:r>
      <w:r>
        <w:t>、</w:t>
      </w:r>
      <w:r>
        <w:rPr>
          <w:rFonts w:hint="eastAsia"/>
        </w:rPr>
        <w:t>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上</w:t>
      </w:r>
      <w:proofErr w:type="spellStart"/>
      <w:r>
        <w:t>cmake</w:t>
      </w:r>
      <w:proofErr w:type="spellEnd"/>
      <w:r>
        <w:t>版本</w:t>
      </w:r>
      <w:r>
        <w:rPr>
          <w:rFonts w:hint="eastAsia"/>
        </w:rPr>
        <w:t>升级</w:t>
      </w:r>
      <w:r>
        <w:t>问题解决；</w:t>
      </w:r>
    </w:p>
    <w:p w:rsidR="001247E6" w:rsidRPr="00BE5901" w:rsidRDefault="001247E6" w:rsidP="001247E6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上</w:t>
      </w:r>
      <w:r>
        <w:rPr>
          <w:rFonts w:hint="eastAsia"/>
        </w:rPr>
        <w:t>310</w:t>
      </w:r>
      <w:r>
        <w:rPr>
          <w:rFonts w:hint="eastAsia"/>
        </w:rPr>
        <w:t>推理跑通</w:t>
      </w:r>
      <w:r>
        <w:t>；</w:t>
      </w:r>
    </w:p>
    <w:p w:rsidR="00C360AF" w:rsidRPr="001247E6" w:rsidRDefault="001247E6" w:rsidP="001247E6">
      <w:pPr>
        <w:widowControl/>
        <w:autoSpaceDE/>
        <w:autoSpaceDN/>
        <w:adjustRightInd/>
        <w:spacing w:line="240" w:lineRule="auto"/>
      </w:pPr>
      <w:r>
        <w:t>3</w:t>
      </w:r>
      <w:r>
        <w:t>、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项目验收报告书写</w:t>
      </w:r>
      <w:r>
        <w:t>；</w:t>
      </w:r>
    </w:p>
    <w:p w:rsidR="00C360AF" w:rsidRDefault="00C360AF" w:rsidP="00775BB5">
      <w:pPr>
        <w:spacing w:line="240" w:lineRule="auto"/>
      </w:pPr>
    </w:p>
    <w:p w:rsidR="00DD47EE" w:rsidRPr="00BE5901" w:rsidRDefault="00DD47EE" w:rsidP="00DD47EE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上</w:t>
      </w:r>
      <w:r>
        <w:rPr>
          <w:rFonts w:hint="eastAsia"/>
        </w:rPr>
        <w:t>310</w:t>
      </w:r>
      <w:r>
        <w:rPr>
          <w:rFonts w:hint="eastAsia"/>
        </w:rPr>
        <w:t>推理跑通</w:t>
      </w:r>
      <w:r>
        <w:t>；</w:t>
      </w:r>
    </w:p>
    <w:p w:rsidR="00DD47EE" w:rsidRPr="001247E6" w:rsidRDefault="00DD47EE" w:rsidP="00DD47EE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项目验收报告书写</w:t>
      </w:r>
      <w:r>
        <w:t>；</w:t>
      </w:r>
    </w:p>
    <w:p w:rsidR="00C360AF" w:rsidRPr="00DD47EE" w:rsidRDefault="00C360AF" w:rsidP="00775BB5">
      <w:pPr>
        <w:spacing w:line="240" w:lineRule="auto"/>
      </w:pPr>
    </w:p>
    <w:p w:rsidR="007F7444" w:rsidRPr="00BE5901" w:rsidRDefault="007F7444" w:rsidP="007F7444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和华为员工沟通</w:t>
      </w:r>
      <w:r w:rsidRPr="00B752BA">
        <w:rPr>
          <w:rFonts w:hint="eastAsia"/>
        </w:rPr>
        <w:t>自动问答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集上传并返回</w:t>
      </w:r>
      <w:proofErr w:type="gramEnd"/>
      <w:r>
        <w:rPr>
          <w:rFonts w:hint="eastAsia"/>
        </w:rPr>
        <w:t>U</w:t>
      </w:r>
      <w:r>
        <w:t>RL</w:t>
      </w:r>
      <w:r>
        <w:t>；</w:t>
      </w:r>
    </w:p>
    <w:p w:rsidR="007F7444" w:rsidRPr="001247E6" w:rsidRDefault="007F7444" w:rsidP="007F7444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2</w:t>
      </w:r>
      <w:r>
        <w:t>、</w:t>
      </w:r>
      <w:r w:rsidRPr="00B752BA">
        <w:rPr>
          <w:rFonts w:hint="eastAsia"/>
        </w:rPr>
        <w:t>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</w:t>
      </w:r>
      <w:r>
        <w:rPr>
          <w:rFonts w:hint="eastAsia"/>
        </w:rPr>
        <w:t>提交</w:t>
      </w:r>
      <w:r>
        <w:rPr>
          <w:rFonts w:hint="eastAsia"/>
        </w:rPr>
        <w:t>P</w:t>
      </w:r>
      <w:r>
        <w:t>R</w:t>
      </w:r>
      <w:r>
        <w:rPr>
          <w:rFonts w:hint="eastAsia"/>
        </w:rPr>
        <w:t>出错，解决报错</w:t>
      </w:r>
      <w:r>
        <w:t>；</w:t>
      </w:r>
    </w:p>
    <w:p w:rsidR="00C360AF" w:rsidRPr="007F7444" w:rsidRDefault="00C360AF" w:rsidP="00775BB5">
      <w:pPr>
        <w:spacing w:line="240" w:lineRule="auto"/>
      </w:pPr>
    </w:p>
    <w:p w:rsidR="00032A84" w:rsidRPr="00BE5901" w:rsidRDefault="00032A84" w:rsidP="00032A84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1</w:t>
      </w:r>
      <w:r>
        <w:t>、</w:t>
      </w:r>
      <w:r>
        <w:rPr>
          <w:rFonts w:hint="eastAsia"/>
        </w:rPr>
        <w:t>和华为员工沟通</w:t>
      </w:r>
      <w:r w:rsidRPr="00B752BA">
        <w:rPr>
          <w:rFonts w:hint="eastAsia"/>
        </w:rPr>
        <w:t>自动问答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集上传并返回</w:t>
      </w:r>
      <w:proofErr w:type="gramEnd"/>
      <w:r>
        <w:rPr>
          <w:rFonts w:hint="eastAsia"/>
        </w:rPr>
        <w:t>U</w:t>
      </w:r>
      <w:r>
        <w:t>RL</w:t>
      </w:r>
      <w:r>
        <w:t>；</w:t>
      </w:r>
    </w:p>
    <w:p w:rsidR="00032A84" w:rsidRPr="001247E6" w:rsidRDefault="00032A84" w:rsidP="00032A84">
      <w:pPr>
        <w:widowControl/>
        <w:autoSpaceDE/>
        <w:autoSpaceDN/>
        <w:adjustRightInd/>
        <w:spacing w:line="240" w:lineRule="auto"/>
      </w:pPr>
      <w:r>
        <w:rPr>
          <w:rFonts w:hint="eastAsia"/>
        </w:rPr>
        <w:t>2</w:t>
      </w:r>
      <w:r>
        <w:t>、</w:t>
      </w:r>
      <w:r w:rsidR="00B30770">
        <w:rPr>
          <w:rFonts w:hint="eastAsia"/>
        </w:rPr>
        <w:t>学习软件工程与技术和数据结构与算法，为可信考试做准备</w:t>
      </w:r>
      <w:r>
        <w:t>；</w:t>
      </w:r>
    </w:p>
    <w:p w:rsidR="00C360AF" w:rsidRPr="00032A84" w:rsidRDefault="00C360AF" w:rsidP="00775BB5">
      <w:pPr>
        <w:spacing w:line="240" w:lineRule="auto"/>
      </w:pPr>
    </w:p>
    <w:p w:rsidR="00C360AF" w:rsidRDefault="00C360AF" w:rsidP="00775BB5">
      <w:pPr>
        <w:spacing w:line="240" w:lineRule="auto"/>
      </w:pPr>
    </w:p>
    <w:p w:rsidR="00C360AF" w:rsidRDefault="00C360AF" w:rsidP="00775BB5">
      <w:pPr>
        <w:spacing w:line="240" w:lineRule="auto"/>
      </w:pPr>
    </w:p>
    <w:p w:rsidR="00C360AF" w:rsidRDefault="00C360AF" w:rsidP="00775BB5">
      <w:pPr>
        <w:spacing w:line="240" w:lineRule="auto"/>
      </w:pPr>
    </w:p>
    <w:p w:rsidR="00687FB9" w:rsidRDefault="00687FB9" w:rsidP="00775BB5">
      <w:pPr>
        <w:spacing w:line="240" w:lineRule="auto"/>
      </w:pPr>
    </w:p>
    <w:p w:rsidR="00687FB9" w:rsidRDefault="00687FB9" w:rsidP="00775BB5">
      <w:pPr>
        <w:spacing w:line="240" w:lineRule="auto"/>
      </w:pPr>
    </w:p>
    <w:p w:rsidR="00687FB9" w:rsidRDefault="00687FB9" w:rsidP="00775BB5">
      <w:pPr>
        <w:spacing w:line="240" w:lineRule="auto"/>
      </w:pPr>
    </w:p>
    <w:p w:rsidR="00687FB9" w:rsidRDefault="00687FB9" w:rsidP="00775BB5">
      <w:pPr>
        <w:spacing w:line="240" w:lineRule="auto"/>
      </w:pPr>
    </w:p>
    <w:p w:rsidR="00687FB9" w:rsidRDefault="00687FB9" w:rsidP="00775BB5">
      <w:pPr>
        <w:spacing w:line="240" w:lineRule="auto"/>
      </w:pPr>
    </w:p>
    <w:p w:rsidR="00687FB9" w:rsidRPr="00687FB9" w:rsidRDefault="00687FB9" w:rsidP="00775BB5">
      <w:pPr>
        <w:spacing w:line="240" w:lineRule="auto"/>
      </w:pPr>
    </w:p>
    <w:p w:rsidR="0060204F" w:rsidRDefault="0060204F" w:rsidP="00C9094A">
      <w:pPr>
        <w:spacing w:line="240" w:lineRule="auto"/>
      </w:pPr>
    </w:p>
    <w:p w:rsidR="00687FB9" w:rsidRDefault="00687FB9" w:rsidP="00C9094A">
      <w:pPr>
        <w:spacing w:line="240" w:lineRule="auto"/>
      </w:pPr>
    </w:p>
    <w:p w:rsidR="001A2647" w:rsidRDefault="001A2647" w:rsidP="00C9094A">
      <w:pPr>
        <w:spacing w:line="240" w:lineRule="auto"/>
      </w:pPr>
      <w:r w:rsidRPr="00B752BA">
        <w:rPr>
          <w:rFonts w:hint="eastAsia"/>
        </w:rPr>
        <w:lastRenderedPageBreak/>
        <w:t>基于</w:t>
      </w:r>
      <w:r w:rsidRPr="00B752BA">
        <w:rPr>
          <w:rFonts w:hint="eastAsia"/>
        </w:rPr>
        <w:t>BERT</w:t>
      </w:r>
      <w:r w:rsidRPr="00B752BA">
        <w:rPr>
          <w:rFonts w:hint="eastAsia"/>
        </w:rPr>
        <w:t>的自动问答实验</w:t>
      </w:r>
      <w:r>
        <w:rPr>
          <w:rFonts w:hint="eastAsia"/>
        </w:rPr>
        <w:t>：</w:t>
      </w:r>
    </w:p>
    <w:p w:rsidR="000D264E" w:rsidRDefault="00E36ED5" w:rsidP="00C9094A">
      <w:pPr>
        <w:spacing w:line="240" w:lineRule="auto"/>
      </w:pPr>
      <w:r>
        <w:t>保证保存和加载时的网络结构一致</w:t>
      </w:r>
    </w:p>
    <w:p w:rsidR="000D264E" w:rsidRDefault="00E36ED5" w:rsidP="00C9094A">
      <w:pPr>
        <w:spacing w:line="240" w:lineRule="auto"/>
      </w:pPr>
      <w:r>
        <w:rPr>
          <w:noProof/>
          <w:snapToGrid/>
        </w:rPr>
        <w:drawing>
          <wp:inline distT="0" distB="0" distL="0" distR="0">
            <wp:extent cx="5671185" cy="2507588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RT模型结构加载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30" cy="25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4E" w:rsidRDefault="002A720B" w:rsidP="00C9094A">
      <w:pPr>
        <w:spacing w:line="240" w:lineRule="auto"/>
      </w:pPr>
      <w:r>
        <w:rPr>
          <w:rFonts w:hint="eastAsia"/>
        </w:rPr>
        <w:t>如何去掉警告！</w:t>
      </w:r>
    </w:p>
    <w:p w:rsidR="002A720B" w:rsidRDefault="002A720B" w:rsidP="00C9094A">
      <w:pPr>
        <w:spacing w:line="240" w:lineRule="auto"/>
      </w:pPr>
      <w:r>
        <w:rPr>
          <w:rFonts w:hint="eastAsia"/>
        </w:rPr>
        <w:t>通过训练保存模型</w:t>
      </w:r>
      <w:r w:rsidRPr="002A720B">
        <w:t>CKP_1-3_2745.ckpt</w:t>
      </w:r>
    </w:p>
    <w:p w:rsidR="002A720B" w:rsidRDefault="002A720B" w:rsidP="00C9094A">
      <w:pPr>
        <w:spacing w:line="240" w:lineRule="auto"/>
      </w:pPr>
      <w:r>
        <w:rPr>
          <w:rFonts w:hint="eastAsia"/>
        </w:rPr>
        <w:t>把</w:t>
      </w:r>
      <w:r w:rsidRPr="002A720B">
        <w:t>"load_pretrain_checkpoint_path":"./data/pretrain_ckpt/bert_base.ckpt"</w:t>
      </w:r>
      <w:r>
        <w:rPr>
          <w:rFonts w:hint="eastAsia"/>
        </w:rPr>
        <w:t>替换为</w:t>
      </w:r>
    </w:p>
    <w:p w:rsidR="002A720B" w:rsidRDefault="002A720B" w:rsidP="00C9094A">
      <w:pPr>
        <w:spacing w:line="240" w:lineRule="auto"/>
      </w:pPr>
      <w:r w:rsidRPr="002A720B">
        <w:t>"load_pretrain_checkpoint_path":"./data/pretrain_ckpt/CKP_1-3_2745.ckpt"</w:t>
      </w:r>
    </w:p>
    <w:p w:rsidR="002A720B" w:rsidRDefault="002A720B" w:rsidP="002A720B">
      <w:pPr>
        <w:spacing w:line="240" w:lineRule="auto"/>
      </w:pPr>
      <w:r>
        <w:rPr>
          <w:rFonts w:hint="eastAsia"/>
        </w:rPr>
        <w:t>这样便可以消除以上警告，使得</w:t>
      </w:r>
      <w:r>
        <w:t>保存和加载时的网络结构一致</w:t>
      </w:r>
      <w:r>
        <w:rPr>
          <w:rFonts w:hint="eastAsia"/>
        </w:rPr>
        <w:t>。</w:t>
      </w:r>
    </w:p>
    <w:p w:rsidR="002A720B" w:rsidRDefault="002A720B" w:rsidP="00C9094A">
      <w:pPr>
        <w:spacing w:line="240" w:lineRule="auto"/>
      </w:pPr>
    </w:p>
    <w:p w:rsidR="00710BE6" w:rsidRDefault="00710BE6" w:rsidP="00710BE6">
      <w:pPr>
        <w:spacing w:line="240" w:lineRule="auto"/>
      </w:pPr>
      <w:r>
        <w:t>加载</w:t>
      </w:r>
      <w:proofErr w:type="spellStart"/>
      <w:r>
        <w:t>bert_base.ckpt</w:t>
      </w:r>
      <w:proofErr w:type="spellEnd"/>
      <w:r>
        <w:t>由于</w:t>
      </w:r>
      <w:r>
        <w:t>5</w:t>
      </w:r>
      <w:r>
        <w:t>个参数模型加载不上去，会出现警告，因此需要训练好一个</w:t>
      </w:r>
      <w:proofErr w:type="spellStart"/>
      <w:r>
        <w:t>ckpt</w:t>
      </w:r>
      <w:proofErr w:type="spellEnd"/>
      <w:r>
        <w:t>文件</w:t>
      </w:r>
      <w:r>
        <w:t>CKP_1-3_2745.ckpt</w:t>
      </w:r>
      <w:r>
        <w:t>用来替换</w:t>
      </w:r>
      <w:proofErr w:type="spellStart"/>
      <w:r>
        <w:t>bert_base.ckpt</w:t>
      </w:r>
      <w:proofErr w:type="spellEnd"/>
      <w:r>
        <w:t>，这样参数才能都加载上去，没有警告，但</w:t>
      </w:r>
      <w:r>
        <w:t>CKP_1-3_2745.ckpt</w:t>
      </w:r>
      <w:r>
        <w:t>有</w:t>
      </w:r>
      <w:r>
        <w:t>1.1G</w:t>
      </w:r>
      <w:r>
        <w:t>，比较大，在启智</w:t>
      </w:r>
      <w:r>
        <w:t>NPU</w:t>
      </w:r>
      <w:r>
        <w:t>调试任务中下载不了</w:t>
      </w:r>
      <w:r>
        <w:rPr>
          <w:rFonts w:hint="eastAsia"/>
        </w:rPr>
        <w:t>。因此在这里说明下。</w:t>
      </w:r>
    </w:p>
    <w:p w:rsidR="00710BE6" w:rsidRDefault="00710BE6" w:rsidP="00710BE6">
      <w:pPr>
        <w:spacing w:line="240" w:lineRule="auto"/>
      </w:pPr>
      <w:r>
        <w:rPr>
          <w:rFonts w:hint="eastAsia"/>
        </w:rPr>
        <w:t>替换如下图所示：</w:t>
      </w:r>
    </w:p>
    <w:p w:rsidR="00710BE6" w:rsidRDefault="00710BE6" w:rsidP="00710BE6">
      <w:pPr>
        <w:spacing w:line="240" w:lineRule="auto"/>
      </w:pPr>
      <w:r>
        <w:rPr>
          <w:noProof/>
          <w:snapToGrid/>
        </w:rPr>
        <w:drawing>
          <wp:inline distT="0" distB="0" distL="0" distR="0" wp14:anchorId="6FE6F7C8" wp14:editId="0ABCACF8">
            <wp:extent cx="5274310" cy="2912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E6" w:rsidRDefault="00710BE6" w:rsidP="00710BE6">
      <w:pPr>
        <w:spacing w:line="240" w:lineRule="auto"/>
      </w:pPr>
      <w:r>
        <w:rPr>
          <w:rFonts w:hint="eastAsia"/>
        </w:rPr>
        <w:t>变为：</w:t>
      </w:r>
    </w:p>
    <w:p w:rsidR="00710BE6" w:rsidRDefault="00710BE6" w:rsidP="00710BE6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03445C92" wp14:editId="70A00289">
            <wp:extent cx="5274310" cy="2933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E6" w:rsidRDefault="00710BE6" w:rsidP="00710BE6">
      <w:pPr>
        <w:spacing w:line="240" w:lineRule="auto"/>
      </w:pPr>
    </w:p>
    <w:p w:rsidR="00710BE6" w:rsidRPr="002A720B" w:rsidRDefault="00710BE6" w:rsidP="00C9094A">
      <w:pPr>
        <w:spacing w:line="240" w:lineRule="auto"/>
      </w:pPr>
    </w:p>
    <w:p w:rsidR="000D264E" w:rsidRDefault="000D264E" w:rsidP="00C9094A">
      <w:pPr>
        <w:spacing w:line="240" w:lineRule="auto"/>
      </w:pPr>
    </w:p>
    <w:p w:rsidR="00381074" w:rsidRDefault="00381074" w:rsidP="00C9094A">
      <w:pPr>
        <w:spacing w:line="240" w:lineRule="auto"/>
      </w:pPr>
    </w:p>
    <w:p w:rsidR="00381074" w:rsidRDefault="00381074" w:rsidP="00C9094A">
      <w:pPr>
        <w:spacing w:line="240" w:lineRule="auto"/>
      </w:pPr>
      <w:r>
        <w:rPr>
          <w:rFonts w:hint="eastAsia"/>
        </w:rPr>
        <w:t>G</w:t>
      </w:r>
      <w:r>
        <w:t>CN</w:t>
      </w:r>
      <w:r>
        <w:rPr>
          <w:rFonts w:hint="eastAsia"/>
        </w:rPr>
        <w:t>科学出版物分类：</w:t>
      </w:r>
    </w:p>
    <w:p w:rsidR="005A7CDB" w:rsidRDefault="005A7CDB" w:rsidP="00C9094A">
      <w:pPr>
        <w:spacing w:line="240" w:lineRule="auto"/>
      </w:pPr>
      <w:r>
        <w:rPr>
          <w:noProof/>
          <w:snapToGrid/>
        </w:rPr>
        <w:drawing>
          <wp:inline distT="0" distB="0" distL="0" distR="0">
            <wp:extent cx="5501802" cy="1210871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cn警告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49" cy="12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DB" w:rsidRDefault="005A7CDB" w:rsidP="00C9094A">
      <w:pPr>
        <w:spacing w:line="240" w:lineRule="auto"/>
      </w:pPr>
      <w:r>
        <w:rPr>
          <w:rFonts w:hint="eastAsia"/>
        </w:rPr>
        <w:t>如何消除：</w:t>
      </w:r>
    </w:p>
    <w:p w:rsidR="005A7CDB" w:rsidRDefault="005A7CDB" w:rsidP="00C9094A">
      <w:pPr>
        <w:spacing w:line="240" w:lineRule="auto"/>
      </w:pPr>
      <w:r>
        <w:rPr>
          <w:noProof/>
          <w:snapToGrid/>
        </w:rPr>
        <w:drawing>
          <wp:inline distT="0" distB="0" distL="0" distR="0" wp14:anchorId="52C53D56" wp14:editId="52F55E44">
            <wp:extent cx="33051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DB" w:rsidRDefault="005A7CDB" w:rsidP="00C9094A">
      <w:pPr>
        <w:spacing w:line="240" w:lineRule="auto"/>
      </w:pPr>
      <w:r>
        <w:t>主要有告警的代码在这里面</w:t>
      </w:r>
    </w:p>
    <w:p w:rsidR="005A7CDB" w:rsidRDefault="005A7CDB" w:rsidP="00C9094A">
      <w:pPr>
        <w:spacing w:line="240" w:lineRule="auto"/>
      </w:pPr>
      <w:r>
        <w:rPr>
          <w:noProof/>
          <w:snapToGrid/>
        </w:rPr>
        <w:drawing>
          <wp:inline distT="0" distB="0" distL="0" distR="0" wp14:anchorId="1CD050D1" wp14:editId="1FC147B6">
            <wp:extent cx="4724400" cy="552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DB" w:rsidRDefault="005A7CDB" w:rsidP="00C9094A">
      <w:pPr>
        <w:spacing w:line="240" w:lineRule="auto"/>
      </w:pPr>
      <w:r>
        <w:t>直接把这句注释掉</w:t>
      </w:r>
      <w:r>
        <w:rPr>
          <w:rFonts w:hint="eastAsia"/>
        </w:rPr>
        <w:t>，</w:t>
      </w:r>
      <w:r>
        <w:t>就没问题</w:t>
      </w:r>
    </w:p>
    <w:p w:rsidR="005A7CDB" w:rsidRDefault="005A7CDB" w:rsidP="00C9094A">
      <w:pPr>
        <w:spacing w:line="240" w:lineRule="auto"/>
      </w:pPr>
    </w:p>
    <w:p w:rsidR="005A7CDB" w:rsidRDefault="005A7CDB" w:rsidP="00C9094A">
      <w:pPr>
        <w:spacing w:line="240" w:lineRule="auto"/>
      </w:pPr>
    </w:p>
    <w:p w:rsidR="005A7CDB" w:rsidRDefault="005A7CDB" w:rsidP="00C9094A">
      <w:pPr>
        <w:spacing w:line="240" w:lineRule="auto"/>
      </w:pPr>
    </w:p>
    <w:p w:rsidR="00D0510D" w:rsidRDefault="00D0510D" w:rsidP="00C9094A">
      <w:pPr>
        <w:spacing w:line="240" w:lineRule="auto"/>
      </w:pPr>
    </w:p>
    <w:p w:rsidR="00D0510D" w:rsidRPr="00D0510D" w:rsidRDefault="00D0510D" w:rsidP="00C9094A">
      <w:pPr>
        <w:spacing w:line="240" w:lineRule="auto"/>
      </w:pPr>
    </w:p>
    <w:p w:rsidR="000D264E" w:rsidRDefault="000D264E" w:rsidP="00C9094A">
      <w:pPr>
        <w:spacing w:line="240" w:lineRule="auto"/>
      </w:pPr>
    </w:p>
    <w:p w:rsidR="000D264E" w:rsidRDefault="000D264E" w:rsidP="00C9094A">
      <w:pPr>
        <w:spacing w:line="240" w:lineRule="auto"/>
      </w:pPr>
    </w:p>
    <w:p w:rsidR="000D264E" w:rsidRDefault="00687FB9" w:rsidP="00C9094A">
      <w:pPr>
        <w:spacing w:line="240" w:lineRule="auto"/>
      </w:pPr>
      <w:r>
        <w:t xml:space="preserve">1. </w:t>
      </w:r>
      <w:r>
        <w:t>书写基于</w:t>
      </w:r>
      <w:r>
        <w:t>BERT</w:t>
      </w:r>
      <w:r>
        <w:t>的自动问答实验</w:t>
      </w:r>
      <w:r>
        <w:t>markdown</w:t>
      </w:r>
      <w:r>
        <w:t>文档</w:t>
      </w:r>
      <w:r>
        <w:br/>
      </w:r>
      <w:r>
        <w:lastRenderedPageBreak/>
        <w:t>2.</w:t>
      </w:r>
      <w:r>
        <w:t>基于</w:t>
      </w:r>
      <w:r>
        <w:t>BERT</w:t>
      </w:r>
      <w:r>
        <w:t>的自动问答实验，消除</w:t>
      </w:r>
      <w:r>
        <w:t>5</w:t>
      </w:r>
      <w:r>
        <w:t>个</w:t>
      </w:r>
      <w:r>
        <w:t xml:space="preserve">WARNING </w:t>
      </w:r>
      <w:r>
        <w:br/>
        <w:t>3.</w:t>
      </w:r>
      <w:r>
        <w:t>西南</w:t>
      </w:r>
      <w:proofErr w:type="gramStart"/>
      <w:r>
        <w:t>交大线稿提取</w:t>
      </w:r>
      <w:proofErr w:type="gramEnd"/>
      <w:r>
        <w:t>项目</w:t>
      </w:r>
      <w:r>
        <w:t xml:space="preserve"> </w:t>
      </w:r>
      <w:proofErr w:type="spellStart"/>
      <w:r>
        <w:t>CycleGan_DexiNed</w:t>
      </w:r>
      <w:proofErr w:type="spellEnd"/>
      <w:r>
        <w:t>启智</w:t>
      </w:r>
      <w:r>
        <w:t>NPU</w:t>
      </w:r>
      <w:r>
        <w:t>上训练、测试和交互测试</w:t>
      </w:r>
      <w:r>
        <w:br/>
        <w:t>4.</w:t>
      </w:r>
      <w:r>
        <w:t>召集会议评审西南</w:t>
      </w:r>
      <w:proofErr w:type="gramStart"/>
      <w:r>
        <w:t>交大线稿提取</w:t>
      </w:r>
      <w:proofErr w:type="gramEnd"/>
      <w:r>
        <w:t>项目</w:t>
      </w:r>
      <w:r>
        <w:br/>
      </w:r>
      <w:r>
        <w:t>进度：</w:t>
      </w:r>
      <w:r>
        <w:br/>
        <w:t>1</w:t>
      </w:r>
      <w:r>
        <w:t>、完成</w:t>
      </w:r>
      <w:r>
        <w:t>100%</w:t>
      </w:r>
      <w:r>
        <w:br/>
        <w:t>2</w:t>
      </w:r>
      <w:r>
        <w:t>、完成</w:t>
      </w:r>
      <w:r>
        <w:t>100%</w:t>
      </w:r>
      <w:r>
        <w:br/>
        <w:t>3</w:t>
      </w:r>
      <w:r>
        <w:t>、完成</w:t>
      </w:r>
      <w:r>
        <w:t>100%</w:t>
      </w:r>
      <w:r>
        <w:br/>
        <w:t>4</w:t>
      </w:r>
      <w:r>
        <w:t>、完成</w:t>
      </w:r>
      <w:r>
        <w:t>100%</w:t>
      </w:r>
      <w:r>
        <w:br/>
      </w:r>
      <w:r>
        <w:br/>
      </w:r>
      <w:r>
        <w:t>刘卫星</w:t>
      </w:r>
      <w:r>
        <w:t>(wx1251421) 2023-06-09 15:59</w:t>
      </w:r>
      <w:r>
        <w:br/>
        <w:t>1</w:t>
      </w:r>
      <w:r>
        <w:t>、西南</w:t>
      </w:r>
      <w:proofErr w:type="gramStart"/>
      <w:r>
        <w:t>交大线稿提取</w:t>
      </w:r>
      <w:proofErr w:type="gramEnd"/>
      <w:r>
        <w:t>项目启智</w:t>
      </w:r>
      <w:r>
        <w:t>NPU</w:t>
      </w:r>
      <w:r>
        <w:t>上</w:t>
      </w:r>
      <w:r>
        <w:t>310</w:t>
      </w:r>
      <w:r>
        <w:t>推理跑通；</w:t>
      </w:r>
      <w:r>
        <w:t xml:space="preserve"> </w:t>
      </w:r>
      <w:r>
        <w:br/>
        <w:t>2</w:t>
      </w:r>
      <w:r>
        <w:t>、西南</w:t>
      </w:r>
      <w:proofErr w:type="gramStart"/>
      <w:r>
        <w:t>交大线稿提取</w:t>
      </w:r>
      <w:proofErr w:type="gramEnd"/>
      <w:r>
        <w:t>项目验收报告书写；</w:t>
      </w:r>
      <w:r>
        <w:br/>
        <w:t>3</w:t>
      </w:r>
      <w:r>
        <w:t>、和华为员工沟通自动问答实验数据</w:t>
      </w:r>
      <w:proofErr w:type="gramStart"/>
      <w:r>
        <w:t>集上传并返回</w:t>
      </w:r>
      <w:proofErr w:type="gramEnd"/>
      <w:r>
        <w:t>URL</w:t>
      </w:r>
      <w:r>
        <w:t>链接；</w:t>
      </w:r>
      <w:r>
        <w:t xml:space="preserve"> </w:t>
      </w:r>
      <w:r>
        <w:br/>
        <w:t>4</w:t>
      </w:r>
      <w:r>
        <w:t>、学习软件工程与技术和数据结构与算法，为可信</w:t>
      </w:r>
      <w:proofErr w:type="gramStart"/>
      <w:r>
        <w:t>考试做</w:t>
      </w:r>
      <w:proofErr w:type="gramEnd"/>
      <w:r>
        <w:t>准备；</w:t>
      </w:r>
      <w:r>
        <w:br/>
      </w: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t>80%</w:t>
      </w:r>
      <w:r>
        <w:t>；</w:t>
      </w:r>
    </w:p>
    <w:p w:rsidR="000D264E" w:rsidRDefault="00762145" w:rsidP="00C9094A">
      <w:pPr>
        <w:spacing w:line="240" w:lineRule="auto"/>
      </w:pPr>
      <w:proofErr w:type="spellStart"/>
      <w:r>
        <w:t>AI+x</w:t>
      </w:r>
      <w:proofErr w:type="spellEnd"/>
      <w:r>
        <w:t>验收</w:t>
      </w:r>
      <w:r w:rsidR="00F3701C">
        <w:rPr>
          <w:rFonts w:hint="eastAsia"/>
        </w:rPr>
        <w:t>，</w:t>
      </w:r>
      <w:r w:rsidR="00F3701C">
        <w:t>成都中医院大学数字中医药分析项目</w:t>
      </w:r>
      <w:r w:rsidR="00F3701C">
        <w:rPr>
          <w:rFonts w:hint="eastAsia"/>
        </w:rPr>
        <w:t>和</w:t>
      </w:r>
      <w:r w:rsidR="00F3701C">
        <w:t>西南</w:t>
      </w:r>
      <w:proofErr w:type="gramStart"/>
      <w:r w:rsidR="00F3701C">
        <w:t>交大线稿提取</w:t>
      </w:r>
      <w:proofErr w:type="gramEnd"/>
      <w:r w:rsidR="00F3701C">
        <w:t>项目</w:t>
      </w:r>
      <w:r w:rsidR="00F3701C">
        <w:rPr>
          <w:rFonts w:hint="eastAsia"/>
        </w:rPr>
        <w:t>已验收完毕，验收报告已写；</w:t>
      </w:r>
      <w:r w:rsidR="00F3701C" w:rsidRPr="00FA6242">
        <w:rPr>
          <w:rFonts w:hint="eastAsia"/>
        </w:rPr>
        <w:t>四川美术学院</w:t>
      </w:r>
      <w:r w:rsidR="00F3701C" w:rsidRPr="001B7C4C">
        <w:rPr>
          <w:rFonts w:ascii="宋体" w:hAnsi="宋体" w:cs="宋体"/>
        </w:rPr>
        <w:t xml:space="preserve">基于 </w:t>
      </w:r>
      <w:proofErr w:type="spellStart"/>
      <w:r w:rsidR="00F3701C" w:rsidRPr="001B7C4C">
        <w:rPr>
          <w:rFonts w:ascii="宋体" w:hAnsi="宋体" w:cs="宋体"/>
        </w:rPr>
        <w:t>CycleGAN</w:t>
      </w:r>
      <w:proofErr w:type="spellEnd"/>
      <w:r w:rsidR="00F3701C" w:rsidRPr="001B7C4C">
        <w:rPr>
          <w:rFonts w:ascii="宋体" w:hAnsi="宋体" w:cs="宋体"/>
        </w:rPr>
        <w:t xml:space="preserve"> 算法风格迁移</w:t>
      </w:r>
      <w:r w:rsidR="00F3701C">
        <w:rPr>
          <w:rFonts w:ascii="宋体" w:hAnsi="宋体" w:cs="宋体" w:hint="eastAsia"/>
        </w:rPr>
        <w:t>正在验证中。</w:t>
      </w:r>
    </w:p>
    <w:p w:rsidR="000D264E" w:rsidRDefault="000D264E" w:rsidP="00C9094A">
      <w:pPr>
        <w:spacing w:line="240" w:lineRule="auto"/>
      </w:pPr>
    </w:p>
    <w:p w:rsidR="000D264E" w:rsidRDefault="000D264E" w:rsidP="00C9094A">
      <w:pPr>
        <w:spacing w:line="240" w:lineRule="auto"/>
      </w:pPr>
    </w:p>
    <w:p w:rsidR="000D264E" w:rsidRDefault="000D264E" w:rsidP="00C9094A">
      <w:pPr>
        <w:spacing w:line="240" w:lineRule="auto"/>
      </w:pPr>
    </w:p>
    <w:p w:rsidR="007542B6" w:rsidRDefault="007542B6" w:rsidP="00D96A97">
      <w:pPr>
        <w:pStyle w:val="af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利用</w:t>
      </w:r>
      <w:r>
        <w:rPr>
          <w:rFonts w:hint="eastAsia"/>
        </w:rPr>
        <w:t>d</w:t>
      </w:r>
      <w:r>
        <w:t>ownload</w:t>
      </w:r>
      <w:r>
        <w:rPr>
          <w:rFonts w:hint="eastAsia"/>
        </w:rPr>
        <w:t>下载数据集在启智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运行</w:t>
      </w:r>
      <w:r>
        <w:t>自动问答实验</w:t>
      </w:r>
      <w:r>
        <w:rPr>
          <w:rFonts w:hint="eastAsia"/>
        </w:rPr>
        <w:t>；</w:t>
      </w:r>
    </w:p>
    <w:p w:rsidR="00C56860" w:rsidRDefault="00D75655" w:rsidP="00D96A97">
      <w:pPr>
        <w:pStyle w:val="af5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考试</w:t>
      </w:r>
      <w:r w:rsidRPr="00D75655">
        <w:rPr>
          <w:rFonts w:hint="eastAsia"/>
        </w:rPr>
        <w:t>可信考试的软件工程与技术</w:t>
      </w:r>
      <w:r>
        <w:rPr>
          <w:rFonts w:hint="eastAsia"/>
        </w:rPr>
        <w:t>和信息安全考试</w:t>
      </w:r>
      <w:r w:rsidRPr="00D75655">
        <w:rPr>
          <w:rFonts w:hint="eastAsia"/>
        </w:rPr>
        <w:t>；</w:t>
      </w:r>
    </w:p>
    <w:p w:rsidR="00D75655" w:rsidRDefault="00D75655" w:rsidP="00D75655">
      <w:pPr>
        <w:spacing w:line="240" w:lineRule="auto"/>
      </w:pPr>
    </w:p>
    <w:p w:rsidR="000D264E" w:rsidRDefault="00995176" w:rsidP="00C9094A">
      <w:pPr>
        <w:spacing w:line="240" w:lineRule="auto"/>
      </w:pPr>
      <w:r>
        <w:rPr>
          <w:rFonts w:hint="eastAsia"/>
        </w:rPr>
        <w:t>1</w:t>
      </w:r>
      <w:r w:rsidR="007542B6">
        <w:t xml:space="preserve">. </w:t>
      </w:r>
      <w:r w:rsidR="007542B6" w:rsidRPr="00FA6242">
        <w:rPr>
          <w:rFonts w:hint="eastAsia"/>
        </w:rPr>
        <w:t>四川美术学院</w:t>
      </w:r>
      <w:r w:rsidR="007542B6" w:rsidRPr="001B7C4C">
        <w:rPr>
          <w:rFonts w:ascii="宋体" w:hAnsi="宋体" w:cs="宋体"/>
        </w:rPr>
        <w:t>基于</w:t>
      </w:r>
      <w:proofErr w:type="spellStart"/>
      <w:r w:rsidR="007542B6" w:rsidRPr="001B7C4C">
        <w:rPr>
          <w:rFonts w:ascii="宋体" w:hAnsi="宋体" w:cs="宋体"/>
        </w:rPr>
        <w:t>CycleGAN</w:t>
      </w:r>
      <w:proofErr w:type="spellEnd"/>
      <w:r w:rsidR="007542B6" w:rsidRPr="001B7C4C">
        <w:rPr>
          <w:rFonts w:ascii="宋体" w:hAnsi="宋体" w:cs="宋体"/>
        </w:rPr>
        <w:t>算法风格迁移</w:t>
      </w:r>
      <w:r w:rsidR="007542B6">
        <w:rPr>
          <w:rFonts w:ascii="宋体" w:hAnsi="宋体" w:cs="宋体" w:hint="eastAsia"/>
        </w:rPr>
        <w:t>验证</w:t>
      </w:r>
      <w:r w:rsidR="00C2709D">
        <w:rPr>
          <w:rFonts w:ascii="宋体" w:hAnsi="宋体" w:cs="宋体" w:hint="eastAsia"/>
        </w:rPr>
        <w:t>；</w:t>
      </w:r>
    </w:p>
    <w:p w:rsidR="00161CC1" w:rsidRDefault="00995176" w:rsidP="00161CC1">
      <w:pPr>
        <w:spacing w:line="240" w:lineRule="auto"/>
      </w:pPr>
      <w:r>
        <w:rPr>
          <w:rFonts w:hint="eastAsia"/>
        </w:rPr>
        <w:t>2.</w:t>
      </w:r>
      <w:r w:rsidR="000A659F">
        <w:t xml:space="preserve"> GCN</w:t>
      </w:r>
      <w:r w:rsidR="000A659F">
        <w:t>科学出版物分类导入依赖库</w:t>
      </w:r>
      <w:r w:rsidR="000A659F">
        <w:rPr>
          <w:rFonts w:hint="eastAsia"/>
        </w:rPr>
        <w:t>、</w:t>
      </w:r>
      <w:r w:rsidR="000A659F">
        <w:t>定义参数配置</w:t>
      </w:r>
      <w:r w:rsidR="000A659F">
        <w:rPr>
          <w:rFonts w:hint="eastAsia"/>
        </w:rPr>
        <w:t>、转换数据格式为</w:t>
      </w:r>
      <w:proofErr w:type="spellStart"/>
      <w:r w:rsidR="000A659F">
        <w:t>mindrecord</w:t>
      </w:r>
      <w:proofErr w:type="spellEnd"/>
      <w:r w:rsidR="00C2709D">
        <w:rPr>
          <w:rFonts w:hint="eastAsia"/>
        </w:rPr>
        <w:t>；</w:t>
      </w:r>
    </w:p>
    <w:p w:rsidR="00161CC1" w:rsidRDefault="00161CC1" w:rsidP="00161CC1">
      <w:pPr>
        <w:spacing w:line="240" w:lineRule="auto"/>
      </w:pPr>
    </w:p>
    <w:p w:rsidR="00161CC1" w:rsidRDefault="00161CC1" w:rsidP="00161CC1">
      <w:pPr>
        <w:spacing w:line="240" w:lineRule="auto"/>
      </w:pPr>
    </w:p>
    <w:p w:rsidR="00161CC1" w:rsidRPr="00A22DBA" w:rsidRDefault="00161CC1" w:rsidP="00161CC1">
      <w:pPr>
        <w:spacing w:line="240" w:lineRule="auto"/>
      </w:pPr>
      <w:r w:rsidRPr="00FA6242">
        <w:rPr>
          <w:rFonts w:hint="eastAsia"/>
        </w:rPr>
        <w:t>四川美术学院</w:t>
      </w:r>
      <w:r w:rsidRPr="001B7C4C">
        <w:rPr>
          <w:rFonts w:ascii="宋体" w:hAnsi="宋体" w:cs="宋体"/>
        </w:rPr>
        <w:t>基于</w:t>
      </w:r>
      <w:proofErr w:type="spellStart"/>
      <w:r w:rsidRPr="001B7C4C">
        <w:rPr>
          <w:rFonts w:ascii="宋体" w:hAnsi="宋体" w:cs="宋体"/>
        </w:rPr>
        <w:t>CycleGAN</w:t>
      </w:r>
      <w:proofErr w:type="spellEnd"/>
      <w:r w:rsidRPr="001B7C4C">
        <w:rPr>
          <w:rFonts w:ascii="宋体" w:hAnsi="宋体" w:cs="宋体"/>
        </w:rPr>
        <w:t>算法风格迁移</w:t>
      </w:r>
      <w:r>
        <w:rPr>
          <w:rFonts w:ascii="宋体" w:hAnsi="宋体" w:cs="宋体" w:hint="eastAsia"/>
        </w:rPr>
        <w:t>进行验证会议，总结问题</w:t>
      </w:r>
    </w:p>
    <w:p w:rsidR="00CF3668" w:rsidRPr="00161CC1" w:rsidRDefault="00161CC1" w:rsidP="00C9094A">
      <w:pPr>
        <w:spacing w:line="240" w:lineRule="auto"/>
      </w:pPr>
      <w:r>
        <w:t>GCN</w:t>
      </w:r>
      <w:r>
        <w:t>科学出版物分类定义</w:t>
      </w:r>
      <w:r>
        <w:t>GCN</w:t>
      </w:r>
      <w:r>
        <w:t>网络参数</w:t>
      </w:r>
      <w:r>
        <w:rPr>
          <w:rFonts w:hint="eastAsia"/>
        </w:rPr>
        <w:t>和</w:t>
      </w:r>
      <w:r>
        <w:t>结构</w:t>
      </w:r>
      <w:r>
        <w:rPr>
          <w:rFonts w:hint="eastAsia"/>
        </w:rPr>
        <w:t>、</w:t>
      </w:r>
      <w:r>
        <w:t>定义训练</w:t>
      </w:r>
      <w:r>
        <w:rPr>
          <w:rFonts w:hint="eastAsia"/>
        </w:rPr>
        <w:t>和</w:t>
      </w:r>
      <w:r>
        <w:t>评估函数</w:t>
      </w:r>
      <w:r>
        <w:rPr>
          <w:rFonts w:hint="eastAsia"/>
        </w:rPr>
        <w:t>、</w:t>
      </w:r>
      <w:r>
        <w:t>启动训练</w:t>
      </w:r>
      <w:r>
        <w:rPr>
          <w:rFonts w:hint="eastAsia"/>
        </w:rPr>
        <w:t>和</w:t>
      </w:r>
      <w:r>
        <w:t>评估</w:t>
      </w:r>
    </w:p>
    <w:p w:rsidR="000D264E" w:rsidRDefault="007676F7" w:rsidP="00C9094A">
      <w:pPr>
        <w:spacing w:line="240" w:lineRule="auto"/>
      </w:pPr>
      <w:r w:rsidRPr="00CF3668">
        <w:rPr>
          <w:rFonts w:hint="eastAsia"/>
        </w:rPr>
        <w:t>完成智能基座课程</w:t>
      </w:r>
      <w:r w:rsidR="00CF3668">
        <w:t>GCN</w:t>
      </w:r>
      <w:r w:rsidR="00CF3668">
        <w:t>科学出版物分类</w:t>
      </w:r>
      <w:r w:rsidRPr="00CF3668">
        <w:rPr>
          <w:rFonts w:hint="eastAsia"/>
        </w:rPr>
        <w:t>案例</w:t>
      </w:r>
      <w:r w:rsidRPr="00CF3668">
        <w:rPr>
          <w:rFonts w:hint="eastAsia"/>
        </w:rPr>
        <w:t>markdown</w:t>
      </w:r>
      <w:r w:rsidRPr="00CF3668">
        <w:rPr>
          <w:rFonts w:hint="eastAsia"/>
        </w:rPr>
        <w:t>文档</w:t>
      </w:r>
      <w:r w:rsidRPr="00CF3668">
        <w:rPr>
          <w:rFonts w:hint="eastAsia"/>
        </w:rPr>
        <w:t>1</w:t>
      </w:r>
      <w:r w:rsidRPr="00CF3668">
        <w:rPr>
          <w:rFonts w:hint="eastAsia"/>
        </w:rPr>
        <w:t>个；</w:t>
      </w:r>
    </w:p>
    <w:p w:rsidR="00F45D70" w:rsidRDefault="00F45D70" w:rsidP="00C9094A">
      <w:pPr>
        <w:spacing w:line="240" w:lineRule="auto"/>
      </w:pPr>
    </w:p>
    <w:p w:rsidR="000D264E" w:rsidRDefault="00A22DBA" w:rsidP="00C9094A">
      <w:pPr>
        <w:spacing w:line="240" w:lineRule="auto"/>
      </w:pPr>
      <w:r>
        <w:t>GCN</w:t>
      </w:r>
      <w:r>
        <w:t>科学出版物分类</w:t>
      </w:r>
      <w:r>
        <w:rPr>
          <w:rFonts w:hint="eastAsia"/>
        </w:rPr>
        <w:t>解决警告一个，替换为</w:t>
      </w:r>
      <w:r>
        <w:rPr>
          <w:rFonts w:hint="eastAsia"/>
        </w:rPr>
        <w:t>m</w:t>
      </w:r>
      <w:r>
        <w:t>indspore2.0</w:t>
      </w:r>
      <w:r>
        <w:rPr>
          <w:rFonts w:hint="eastAsia"/>
        </w:rPr>
        <w:t>接口</w:t>
      </w:r>
      <w:r>
        <w:rPr>
          <w:rFonts w:hint="eastAsia"/>
        </w:rPr>
        <w:t>;</w:t>
      </w:r>
    </w:p>
    <w:p w:rsidR="000065D7" w:rsidRPr="00161CC1" w:rsidRDefault="000065D7" w:rsidP="000065D7">
      <w:pPr>
        <w:spacing w:line="240" w:lineRule="auto"/>
      </w:pPr>
      <w:r>
        <w:rPr>
          <w:rFonts w:hint="eastAsia"/>
        </w:rPr>
        <w:t>完成</w:t>
      </w:r>
      <w:r w:rsidRPr="00FA6242">
        <w:rPr>
          <w:rFonts w:hint="eastAsia"/>
        </w:rPr>
        <w:t>四川美术学院</w:t>
      </w:r>
      <w:r w:rsidRPr="001B7C4C">
        <w:rPr>
          <w:rFonts w:ascii="宋体" w:hAnsi="宋体" w:cs="宋体"/>
        </w:rPr>
        <w:t>基于</w:t>
      </w:r>
      <w:proofErr w:type="spellStart"/>
      <w:r w:rsidRPr="001B7C4C">
        <w:rPr>
          <w:rFonts w:ascii="宋体" w:hAnsi="宋体" w:cs="宋体"/>
        </w:rPr>
        <w:t>CycleGAN</w:t>
      </w:r>
      <w:proofErr w:type="spellEnd"/>
      <w:r w:rsidRPr="001B7C4C">
        <w:rPr>
          <w:rFonts w:ascii="宋体" w:hAnsi="宋体" w:cs="宋体"/>
        </w:rPr>
        <w:t>算法风格迁移</w:t>
      </w:r>
      <w:r>
        <w:rPr>
          <w:rFonts w:ascii="宋体" w:hAnsi="宋体" w:cs="宋体" w:hint="eastAsia"/>
        </w:rPr>
        <w:t>报告</w:t>
      </w:r>
    </w:p>
    <w:p w:rsidR="00D84164" w:rsidRPr="000065D7" w:rsidRDefault="00D84164" w:rsidP="00C9094A">
      <w:pPr>
        <w:spacing w:line="240" w:lineRule="auto"/>
      </w:pPr>
    </w:p>
    <w:p w:rsidR="0022794D" w:rsidRDefault="0022794D" w:rsidP="0022794D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GCN</w:t>
      </w:r>
      <w:r>
        <w:t>科学出版物分类</w:t>
      </w:r>
      <w:r>
        <w:rPr>
          <w:rFonts w:hint="eastAsia"/>
        </w:rPr>
        <w:t>解决警告一个，替换为</w:t>
      </w:r>
      <w:r>
        <w:rPr>
          <w:rFonts w:hint="eastAsia"/>
        </w:rPr>
        <w:t>m</w:t>
      </w:r>
      <w:r>
        <w:t>indspore2.0</w:t>
      </w:r>
      <w:r>
        <w:rPr>
          <w:rFonts w:hint="eastAsia"/>
        </w:rPr>
        <w:t>接口</w:t>
      </w:r>
      <w:r>
        <w:rPr>
          <w:rFonts w:hint="eastAsia"/>
        </w:rPr>
        <w:t>;</w:t>
      </w:r>
    </w:p>
    <w:p w:rsidR="00D84164" w:rsidRPr="0022794D" w:rsidRDefault="0022794D" w:rsidP="00C9094A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、提交智能基座</w:t>
      </w:r>
      <w:r>
        <w:rPr>
          <w:rFonts w:hint="eastAsia"/>
        </w:rPr>
        <w:t>3</w:t>
      </w:r>
      <w:r>
        <w:rPr>
          <w:rFonts w:hint="eastAsia"/>
        </w:rPr>
        <w:t>个项目的</w:t>
      </w:r>
      <w:r>
        <w:rPr>
          <w:rFonts w:hint="eastAsia"/>
        </w:rPr>
        <w:t>P</w:t>
      </w:r>
      <w:r>
        <w:t>R,</w:t>
      </w:r>
      <w:r>
        <w:rPr>
          <w:rFonts w:hint="eastAsia"/>
        </w:rPr>
        <w:t>并解决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代码出现的问题，成功提交；</w:t>
      </w:r>
    </w:p>
    <w:p w:rsidR="00D84164" w:rsidRDefault="00D84164" w:rsidP="00C9094A">
      <w:pPr>
        <w:spacing w:line="240" w:lineRule="auto"/>
      </w:pPr>
    </w:p>
    <w:p w:rsidR="00685C01" w:rsidRDefault="00685C01" w:rsidP="00C9094A">
      <w:pPr>
        <w:spacing w:line="240" w:lineRule="auto"/>
      </w:pPr>
    </w:p>
    <w:p w:rsidR="00D84164" w:rsidRDefault="00D84164" w:rsidP="00D96A97">
      <w:pPr>
        <w:pStyle w:val="af5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利用</w:t>
      </w:r>
      <w:r>
        <w:rPr>
          <w:rFonts w:hint="eastAsia"/>
        </w:rPr>
        <w:t>d</w:t>
      </w:r>
      <w:r>
        <w:t>ownload</w:t>
      </w:r>
      <w:r>
        <w:rPr>
          <w:rFonts w:hint="eastAsia"/>
        </w:rPr>
        <w:t>下载数据集在启智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运行</w:t>
      </w:r>
      <w:r>
        <w:t>自动问答实验</w:t>
      </w:r>
      <w:r>
        <w:rPr>
          <w:rFonts w:hint="eastAsia"/>
        </w:rPr>
        <w:t>；</w:t>
      </w:r>
    </w:p>
    <w:p w:rsidR="00D84164" w:rsidRDefault="00D84164" w:rsidP="00D96A97">
      <w:pPr>
        <w:pStyle w:val="af5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lastRenderedPageBreak/>
        <w:t>考试</w:t>
      </w:r>
      <w:r w:rsidRPr="00D75655">
        <w:rPr>
          <w:rFonts w:hint="eastAsia"/>
        </w:rPr>
        <w:t>可信考试的软件工程与技术</w:t>
      </w:r>
      <w:r>
        <w:rPr>
          <w:rFonts w:hint="eastAsia"/>
        </w:rPr>
        <w:t>和信息安全考试</w:t>
      </w:r>
      <w:r w:rsidRPr="00D75655">
        <w:rPr>
          <w:rFonts w:hint="eastAsia"/>
        </w:rPr>
        <w:t>；</w:t>
      </w:r>
    </w:p>
    <w:p w:rsidR="00685C01" w:rsidRDefault="00685C01" w:rsidP="00D96A97">
      <w:pPr>
        <w:pStyle w:val="af5"/>
        <w:numPr>
          <w:ilvl w:val="0"/>
          <w:numId w:val="7"/>
        </w:numPr>
        <w:spacing w:line="240" w:lineRule="auto"/>
        <w:ind w:firstLineChars="0"/>
      </w:pPr>
      <w:r w:rsidRPr="00FA6242">
        <w:rPr>
          <w:rFonts w:hint="eastAsia"/>
        </w:rPr>
        <w:t>四川美术学院</w:t>
      </w:r>
      <w:r w:rsidRPr="00685C01">
        <w:rPr>
          <w:rFonts w:ascii="宋体" w:hAnsi="宋体" w:cs="宋体"/>
        </w:rPr>
        <w:t>基于</w:t>
      </w:r>
      <w:proofErr w:type="spellStart"/>
      <w:r w:rsidRPr="00685C01">
        <w:rPr>
          <w:rFonts w:ascii="宋体" w:hAnsi="宋体" w:cs="宋体"/>
        </w:rPr>
        <w:t>CycleGAN</w:t>
      </w:r>
      <w:proofErr w:type="spellEnd"/>
      <w:r w:rsidRPr="00685C01">
        <w:rPr>
          <w:rFonts w:ascii="宋体" w:hAnsi="宋体" w:cs="宋体"/>
        </w:rPr>
        <w:t>算法风格迁移</w:t>
      </w:r>
      <w:r w:rsidRPr="00685C01">
        <w:rPr>
          <w:rFonts w:ascii="宋体" w:hAnsi="宋体" w:cs="宋体" w:hint="eastAsia"/>
        </w:rPr>
        <w:t>验证；</w:t>
      </w:r>
    </w:p>
    <w:p w:rsidR="00685C01" w:rsidRDefault="00685C01" w:rsidP="00D96A97">
      <w:pPr>
        <w:pStyle w:val="af5"/>
        <w:numPr>
          <w:ilvl w:val="0"/>
          <w:numId w:val="7"/>
        </w:numPr>
        <w:spacing w:line="240" w:lineRule="auto"/>
        <w:ind w:firstLineChars="0"/>
      </w:pPr>
      <w:r>
        <w:t>GCN</w:t>
      </w:r>
      <w:r>
        <w:t>科学出版物分类导入依赖库</w:t>
      </w:r>
      <w:r>
        <w:rPr>
          <w:rFonts w:hint="eastAsia"/>
        </w:rPr>
        <w:t>、</w:t>
      </w:r>
      <w:r>
        <w:t>定义参数配置</w:t>
      </w:r>
      <w:r>
        <w:rPr>
          <w:rFonts w:hint="eastAsia"/>
        </w:rPr>
        <w:t>、转换数据格式为</w:t>
      </w:r>
      <w:proofErr w:type="spellStart"/>
      <w:r>
        <w:t>mindrecord</w:t>
      </w:r>
      <w:proofErr w:type="spellEnd"/>
      <w:r>
        <w:rPr>
          <w:rFonts w:hint="eastAsia"/>
        </w:rPr>
        <w:t>；</w:t>
      </w:r>
    </w:p>
    <w:p w:rsidR="00D84164" w:rsidRDefault="00685C01" w:rsidP="00C9094A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t>100%</w:t>
      </w:r>
      <w:r>
        <w:t>；</w:t>
      </w:r>
    </w:p>
    <w:p w:rsidR="00F00931" w:rsidRDefault="00F00931" w:rsidP="00C9094A">
      <w:pPr>
        <w:spacing w:line="240" w:lineRule="auto"/>
      </w:pPr>
    </w:p>
    <w:p w:rsidR="00F00931" w:rsidRDefault="00F00931" w:rsidP="00C9094A">
      <w:pPr>
        <w:spacing w:line="240" w:lineRule="auto"/>
      </w:pPr>
    </w:p>
    <w:p w:rsidR="00A73D64" w:rsidRPr="00A22DBA" w:rsidRDefault="00A73D64" w:rsidP="00A73D64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FA6242">
        <w:rPr>
          <w:rFonts w:hint="eastAsia"/>
        </w:rPr>
        <w:t>四川美术学院</w:t>
      </w:r>
      <w:r w:rsidRPr="001B7C4C">
        <w:rPr>
          <w:rFonts w:ascii="宋体" w:hAnsi="宋体" w:cs="宋体"/>
        </w:rPr>
        <w:t>基于</w:t>
      </w:r>
      <w:proofErr w:type="spellStart"/>
      <w:r w:rsidRPr="001B7C4C">
        <w:rPr>
          <w:rFonts w:ascii="宋体" w:hAnsi="宋体" w:cs="宋体"/>
        </w:rPr>
        <w:t>CycleGAN</w:t>
      </w:r>
      <w:proofErr w:type="spellEnd"/>
      <w:r w:rsidRPr="001B7C4C">
        <w:rPr>
          <w:rFonts w:ascii="宋体" w:hAnsi="宋体" w:cs="宋体"/>
        </w:rPr>
        <w:t>算法风格迁移</w:t>
      </w:r>
      <w:r>
        <w:rPr>
          <w:rFonts w:ascii="宋体" w:hAnsi="宋体" w:cs="宋体" w:hint="eastAsia"/>
        </w:rPr>
        <w:t>进行验证会议，总结问题；</w:t>
      </w:r>
    </w:p>
    <w:p w:rsidR="00A73D64" w:rsidRPr="00161CC1" w:rsidRDefault="00A73D64" w:rsidP="00A73D64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GCN</w:t>
      </w:r>
      <w:r>
        <w:t>出版物分类定义</w:t>
      </w:r>
      <w:r>
        <w:t>GCN</w:t>
      </w:r>
      <w:r>
        <w:t>网络参数</w:t>
      </w:r>
      <w:r>
        <w:rPr>
          <w:rFonts w:hint="eastAsia"/>
        </w:rPr>
        <w:t>和</w:t>
      </w:r>
      <w:r>
        <w:t>结构</w:t>
      </w:r>
      <w:r>
        <w:rPr>
          <w:rFonts w:hint="eastAsia"/>
        </w:rPr>
        <w:t>、</w:t>
      </w:r>
      <w:r>
        <w:t>定义训练</w:t>
      </w:r>
      <w:r>
        <w:rPr>
          <w:rFonts w:hint="eastAsia"/>
        </w:rPr>
        <w:t>和</w:t>
      </w:r>
      <w:r>
        <w:t>评估函数</w:t>
      </w:r>
      <w:r>
        <w:rPr>
          <w:rFonts w:hint="eastAsia"/>
        </w:rPr>
        <w:t>、</w:t>
      </w:r>
      <w:r>
        <w:t>启动训练</w:t>
      </w:r>
      <w:r>
        <w:rPr>
          <w:rFonts w:hint="eastAsia"/>
        </w:rPr>
        <w:t>和</w:t>
      </w:r>
      <w:r>
        <w:t>评估</w:t>
      </w:r>
      <w:r>
        <w:rPr>
          <w:rFonts w:hint="eastAsia"/>
        </w:rPr>
        <w:t>；</w:t>
      </w:r>
    </w:p>
    <w:p w:rsidR="00A73D64" w:rsidRDefault="00A73D64" w:rsidP="00A73D64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CF3668">
        <w:rPr>
          <w:rFonts w:hint="eastAsia"/>
        </w:rPr>
        <w:t>完成智能基座课程</w:t>
      </w:r>
      <w:r>
        <w:t>GCN</w:t>
      </w:r>
      <w:r>
        <w:t>科学出版物分类</w:t>
      </w:r>
      <w:r w:rsidRPr="00CF3668">
        <w:rPr>
          <w:rFonts w:hint="eastAsia"/>
        </w:rPr>
        <w:t>案例</w:t>
      </w:r>
      <w:r w:rsidRPr="00CF3668">
        <w:rPr>
          <w:rFonts w:hint="eastAsia"/>
        </w:rPr>
        <w:t>markdown</w:t>
      </w:r>
      <w:r w:rsidRPr="00CF3668">
        <w:rPr>
          <w:rFonts w:hint="eastAsia"/>
        </w:rPr>
        <w:t>文档</w:t>
      </w:r>
      <w:r w:rsidRPr="00CF3668">
        <w:rPr>
          <w:rFonts w:hint="eastAsia"/>
        </w:rPr>
        <w:t>1</w:t>
      </w:r>
      <w:r w:rsidRPr="00CF3668">
        <w:rPr>
          <w:rFonts w:hint="eastAsia"/>
        </w:rPr>
        <w:t>个；</w:t>
      </w:r>
    </w:p>
    <w:p w:rsidR="00A73D64" w:rsidRPr="00A73D64" w:rsidRDefault="00A73D64" w:rsidP="00C9094A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</w:p>
    <w:p w:rsidR="00A73D64" w:rsidRDefault="00A73D64" w:rsidP="00C9094A">
      <w:pPr>
        <w:spacing w:line="240" w:lineRule="auto"/>
      </w:pPr>
    </w:p>
    <w:p w:rsidR="002712DB" w:rsidRDefault="005A3BAC" w:rsidP="00D96A97">
      <w:pPr>
        <w:pStyle w:val="af5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完成技术干货</w:t>
      </w:r>
      <w:r>
        <w:rPr>
          <w:rFonts w:hint="eastAsia"/>
        </w:rPr>
        <w:t>2</w:t>
      </w:r>
      <w:r>
        <w:rPr>
          <w:rFonts w:hint="eastAsia"/>
        </w:rPr>
        <w:t>篇</w:t>
      </w:r>
      <w:r w:rsidR="002712DB">
        <w:rPr>
          <w:rFonts w:hint="eastAsia"/>
        </w:rPr>
        <w:t>;</w:t>
      </w:r>
    </w:p>
    <w:p w:rsidR="00206F05" w:rsidRPr="00206F05" w:rsidRDefault="00206F05" w:rsidP="00D96A97">
      <w:pPr>
        <w:pStyle w:val="af5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完成智能基座项目</w:t>
      </w:r>
      <w:bookmarkStart w:id="1" w:name="_Toc67388627"/>
      <w:bookmarkStart w:id="2" w:name="_Toc94013569"/>
      <w:r w:rsidRPr="00206F05">
        <w:t>前沿网络案例</w:t>
      </w:r>
      <w:r w:rsidRPr="00206F05">
        <w:t>-YOLOV3</w:t>
      </w:r>
      <w:bookmarkEnd w:id="1"/>
      <w:bookmarkEnd w:id="2"/>
      <w:r>
        <w:rPr>
          <w:rFonts w:hint="eastAsia"/>
        </w:rPr>
        <w:t>文档书写</w:t>
      </w:r>
    </w:p>
    <w:p w:rsidR="009D57F7" w:rsidRDefault="009D57F7" w:rsidP="00D96A97">
      <w:pPr>
        <w:pStyle w:val="af5"/>
        <w:numPr>
          <w:ilvl w:val="0"/>
          <w:numId w:val="9"/>
        </w:numPr>
        <w:spacing w:line="240" w:lineRule="auto"/>
        <w:ind w:firstLineChars="0"/>
      </w:pPr>
    </w:p>
    <w:p w:rsidR="002712DB" w:rsidRPr="0022794D" w:rsidRDefault="002712DB" w:rsidP="002712DB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A3BAC">
        <w:rPr>
          <w:rFonts w:hint="eastAsia"/>
        </w:rPr>
        <w:t>安装</w:t>
      </w:r>
      <w:proofErr w:type="spellStart"/>
      <w:r w:rsidR="005A3BAC" w:rsidRPr="005A3BAC">
        <w:t>MindStudio</w:t>
      </w:r>
      <w:proofErr w:type="spellEnd"/>
      <w:r w:rsidR="005A3BAC">
        <w:rPr>
          <w:rFonts w:hint="eastAsia"/>
        </w:rPr>
        <w:t>，并在</w:t>
      </w:r>
      <w:proofErr w:type="spellStart"/>
      <w:r w:rsidR="005A3BAC">
        <w:rPr>
          <w:rFonts w:hint="eastAsia"/>
        </w:rPr>
        <w:t>m</w:t>
      </w:r>
      <w:r w:rsidR="005A3BAC">
        <w:t>indspore+cpu+</w:t>
      </w:r>
      <w:r w:rsidR="005A3BAC" w:rsidRPr="005A3BAC">
        <w:t>MindStudio</w:t>
      </w:r>
      <w:proofErr w:type="spellEnd"/>
      <w:r w:rsidR="005A3BAC">
        <w:rPr>
          <w:rFonts w:hint="eastAsia"/>
        </w:rPr>
        <w:t>环境下跑通基于</w:t>
      </w:r>
      <w:r w:rsidR="005A3BAC">
        <w:rPr>
          <w:rFonts w:hint="eastAsia"/>
        </w:rPr>
        <w:t>L</w:t>
      </w:r>
      <w:r w:rsidR="005A3BAC">
        <w:t>STM</w:t>
      </w:r>
      <w:r w:rsidR="005A3BAC">
        <w:rPr>
          <w:rFonts w:hint="eastAsia"/>
        </w:rPr>
        <w:t>的情感分类</w:t>
      </w:r>
      <w:r>
        <w:rPr>
          <w:rFonts w:hint="eastAsia"/>
        </w:rPr>
        <w:t>；</w:t>
      </w:r>
    </w:p>
    <w:p w:rsidR="00A73D64" w:rsidRPr="002712DB" w:rsidRDefault="00A73D64" w:rsidP="00C9094A">
      <w:pPr>
        <w:spacing w:line="240" w:lineRule="auto"/>
      </w:pPr>
    </w:p>
    <w:p w:rsidR="00550E61" w:rsidRPr="00550E61" w:rsidRDefault="00550E61" w:rsidP="00550E61">
      <w:pPr>
        <w:spacing w:line="240" w:lineRule="auto"/>
      </w:pPr>
      <w:r w:rsidRPr="00550E61">
        <w:rPr>
          <w:rFonts w:hint="eastAsia"/>
        </w:rPr>
        <w:t>1</w:t>
      </w:r>
      <w:r w:rsidRPr="00550E61">
        <w:rPr>
          <w:rFonts w:hint="eastAsia"/>
        </w:rPr>
        <w:t>、</w:t>
      </w:r>
      <w:r w:rsidRPr="00550E61">
        <w:rPr>
          <w:rFonts w:hint="eastAsia"/>
        </w:rPr>
        <w:t>GCN</w:t>
      </w:r>
      <w:r w:rsidRPr="00550E61">
        <w:rPr>
          <w:rFonts w:hint="eastAsia"/>
        </w:rPr>
        <w:t>科学出版物分类解决警告一个，替换为</w:t>
      </w:r>
      <w:r w:rsidRPr="00550E61">
        <w:rPr>
          <w:rFonts w:hint="eastAsia"/>
        </w:rPr>
        <w:t>mindspore2.0</w:t>
      </w:r>
      <w:r w:rsidRPr="00550E61">
        <w:rPr>
          <w:rFonts w:hint="eastAsia"/>
        </w:rPr>
        <w:t>接口</w:t>
      </w:r>
      <w:r w:rsidRPr="00550E61">
        <w:rPr>
          <w:rFonts w:hint="eastAsia"/>
        </w:rPr>
        <w:t xml:space="preserve">; </w:t>
      </w:r>
    </w:p>
    <w:p w:rsidR="00A73D64" w:rsidRDefault="00550E61" w:rsidP="00550E61">
      <w:pPr>
        <w:spacing w:line="240" w:lineRule="auto"/>
      </w:pPr>
      <w:r w:rsidRPr="00550E61">
        <w:rPr>
          <w:rFonts w:hint="eastAsia"/>
        </w:rPr>
        <w:t>2</w:t>
      </w:r>
      <w:r w:rsidRPr="00550E61">
        <w:rPr>
          <w:rFonts w:hint="eastAsia"/>
        </w:rPr>
        <w:t>、提交智能基座</w:t>
      </w:r>
      <w:r w:rsidRPr="00550E61">
        <w:rPr>
          <w:rFonts w:hint="eastAsia"/>
        </w:rPr>
        <w:t>3</w:t>
      </w:r>
      <w:r w:rsidRPr="00550E61">
        <w:rPr>
          <w:rFonts w:hint="eastAsia"/>
        </w:rPr>
        <w:t>个项目的</w:t>
      </w:r>
      <w:r w:rsidRPr="00550E61">
        <w:rPr>
          <w:rFonts w:hint="eastAsia"/>
        </w:rPr>
        <w:t>PR,</w:t>
      </w:r>
      <w:r w:rsidRPr="00550E61">
        <w:rPr>
          <w:rFonts w:hint="eastAsia"/>
        </w:rPr>
        <w:t>并解决</w:t>
      </w:r>
      <w:r w:rsidRPr="00550E61">
        <w:rPr>
          <w:rFonts w:hint="eastAsia"/>
        </w:rPr>
        <w:t>push</w:t>
      </w:r>
      <w:r w:rsidRPr="00550E61">
        <w:rPr>
          <w:rFonts w:hint="eastAsia"/>
        </w:rPr>
        <w:t>代码出现的问题，成功提交；</w:t>
      </w:r>
    </w:p>
    <w:p w:rsidR="00550E61" w:rsidRDefault="00550E61" w:rsidP="00550E61">
      <w:pPr>
        <w:spacing w:line="240" w:lineRule="auto"/>
      </w:pPr>
      <w:r w:rsidRPr="00550E61">
        <w:rPr>
          <w:rFonts w:hint="eastAsia"/>
        </w:rPr>
        <w:t>3</w:t>
      </w:r>
      <w:r w:rsidRPr="00550E61">
        <w:rPr>
          <w:rFonts w:hint="eastAsia"/>
        </w:rPr>
        <w:t>、</w:t>
      </w:r>
      <w:r>
        <w:rPr>
          <w:rFonts w:hint="eastAsia"/>
        </w:rPr>
        <w:t>完成技术干货</w:t>
      </w:r>
      <w:r>
        <w:rPr>
          <w:rFonts w:hint="eastAsia"/>
        </w:rPr>
        <w:t>2</w:t>
      </w:r>
      <w:r>
        <w:rPr>
          <w:rFonts w:hint="eastAsia"/>
        </w:rPr>
        <w:t>篇</w:t>
      </w:r>
      <w:r>
        <w:rPr>
          <w:rFonts w:hint="eastAsia"/>
        </w:rPr>
        <w:t>;</w:t>
      </w:r>
    </w:p>
    <w:p w:rsidR="00550E61" w:rsidRPr="00206F05" w:rsidRDefault="00550E61" w:rsidP="00D96A97">
      <w:pPr>
        <w:pStyle w:val="af5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完成智能基座项目</w:t>
      </w:r>
      <w:r w:rsidRPr="00206F05">
        <w:t>前沿网络案例</w:t>
      </w:r>
      <w:r w:rsidRPr="00206F05">
        <w:t>-YOLOV3</w:t>
      </w:r>
      <w:r>
        <w:rPr>
          <w:rFonts w:hint="eastAsia"/>
        </w:rPr>
        <w:t>文档书写</w:t>
      </w:r>
      <w:r w:rsidR="00970115">
        <w:rPr>
          <w:rFonts w:hint="eastAsia"/>
        </w:rPr>
        <w:t>；</w:t>
      </w:r>
    </w:p>
    <w:p w:rsidR="002C638E" w:rsidRDefault="002C638E" w:rsidP="002C638E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t>100%</w:t>
      </w:r>
      <w:r>
        <w:t>；</w:t>
      </w:r>
    </w:p>
    <w:p w:rsidR="00A73D64" w:rsidRPr="002C638E" w:rsidRDefault="00CB49B6" w:rsidP="00C9094A">
      <w:pPr>
        <w:spacing w:line="240" w:lineRule="auto"/>
      </w:pPr>
      <w:r>
        <w:rPr>
          <w:rFonts w:hint="eastAsia"/>
        </w:rPr>
        <w:t>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总，这周工作内容</w:t>
      </w:r>
    </w:p>
    <w:p w:rsidR="00A73D64" w:rsidRDefault="00A73D64" w:rsidP="00C9094A">
      <w:pPr>
        <w:spacing w:line="240" w:lineRule="auto"/>
      </w:pPr>
    </w:p>
    <w:p w:rsidR="00A73D64" w:rsidRDefault="00A73D64" w:rsidP="00C9094A">
      <w:pPr>
        <w:spacing w:line="240" w:lineRule="auto"/>
      </w:pPr>
    </w:p>
    <w:p w:rsidR="00A73D64" w:rsidRDefault="00A73D64" w:rsidP="00C9094A">
      <w:pPr>
        <w:spacing w:line="240" w:lineRule="auto"/>
      </w:pPr>
    </w:p>
    <w:p w:rsidR="00F00931" w:rsidRDefault="00F00931" w:rsidP="00C9094A">
      <w:pPr>
        <w:spacing w:line="240" w:lineRule="auto"/>
      </w:pPr>
      <w:r>
        <w:rPr>
          <w:rFonts w:hint="eastAsia"/>
        </w:rPr>
        <w:t>近期工作内容：</w:t>
      </w:r>
    </w:p>
    <w:p w:rsidR="00F00931" w:rsidRDefault="00F00931" w:rsidP="00C9094A">
      <w:pPr>
        <w:spacing w:line="240" w:lineRule="auto"/>
      </w:pPr>
      <w:r>
        <w:rPr>
          <w:rFonts w:hint="eastAsia"/>
        </w:rPr>
        <w:t>智能基座项目三个，已完成基于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的情感分类和基于</w:t>
      </w:r>
      <w:r>
        <w:rPr>
          <w:rFonts w:hint="eastAsia"/>
        </w:rPr>
        <w:t>B</w:t>
      </w:r>
      <w:r>
        <w:t>ERT</w:t>
      </w:r>
      <w:r>
        <w:rPr>
          <w:rFonts w:hint="eastAsia"/>
        </w:rPr>
        <w:t>的自动问答，</w:t>
      </w:r>
      <w:r w:rsidR="009B11FC">
        <w:rPr>
          <w:rFonts w:hint="eastAsia"/>
        </w:rPr>
        <w:t>已</w:t>
      </w:r>
      <w:r>
        <w:rPr>
          <w:rFonts w:hint="eastAsia"/>
        </w:rPr>
        <w:t>完成</w:t>
      </w:r>
      <w:r>
        <w:rPr>
          <w:rFonts w:hint="eastAsia"/>
        </w:rPr>
        <w:t>100</w:t>
      </w:r>
      <w:r>
        <w:t>%</w:t>
      </w:r>
      <w:r>
        <w:rPr>
          <w:rFonts w:hint="eastAsia"/>
        </w:rPr>
        <w:t>，</w:t>
      </w:r>
      <w:r>
        <w:t>GCN</w:t>
      </w:r>
      <w:r>
        <w:t>科学出版物分类</w:t>
      </w:r>
      <w:r>
        <w:rPr>
          <w:rFonts w:hint="eastAsia"/>
        </w:rPr>
        <w:t>正在开发中，已完成</w:t>
      </w:r>
      <w:r>
        <w:rPr>
          <w:rFonts w:hint="eastAsia"/>
        </w:rPr>
        <w:t>80%</w:t>
      </w:r>
      <w:r>
        <w:rPr>
          <w:rFonts w:hint="eastAsia"/>
        </w:rPr>
        <w:t>；</w:t>
      </w:r>
    </w:p>
    <w:p w:rsidR="00F00931" w:rsidRDefault="00F00931" w:rsidP="00F00931">
      <w:pPr>
        <w:spacing w:line="240" w:lineRule="auto"/>
        <w:rPr>
          <w:rFonts w:ascii="宋体" w:hAnsi="宋体" w:cs="宋体"/>
        </w:rPr>
      </w:pPr>
      <w:proofErr w:type="spellStart"/>
      <w:r>
        <w:t>AI+x</w:t>
      </w:r>
      <w:proofErr w:type="spellEnd"/>
      <w:r>
        <w:t>验收</w:t>
      </w:r>
      <w:r w:rsidR="00E975A3">
        <w:rPr>
          <w:rFonts w:hint="eastAsia"/>
        </w:rPr>
        <w:t>三个</w:t>
      </w:r>
      <w:r>
        <w:rPr>
          <w:rFonts w:hint="eastAsia"/>
        </w:rPr>
        <w:t>，</w:t>
      </w:r>
      <w:r>
        <w:t>成都中医院大学数字中医药分析项目</w:t>
      </w:r>
      <w:r>
        <w:rPr>
          <w:rFonts w:hint="eastAsia"/>
        </w:rPr>
        <w:t>和</w:t>
      </w:r>
      <w:r>
        <w:t>西南</w:t>
      </w:r>
      <w:proofErr w:type="gramStart"/>
      <w:r>
        <w:t>交大线稿提取</w:t>
      </w:r>
      <w:proofErr w:type="gramEnd"/>
      <w:r>
        <w:t>项目</w:t>
      </w:r>
      <w:r>
        <w:rPr>
          <w:rFonts w:hint="eastAsia"/>
        </w:rPr>
        <w:t>已验收完毕，验收报告已写</w:t>
      </w:r>
      <w:r>
        <w:rPr>
          <w:rFonts w:hint="eastAsia"/>
        </w:rPr>
        <w:t>,</w:t>
      </w:r>
      <w:r w:rsidRPr="00F00931">
        <w:rPr>
          <w:rFonts w:hint="eastAsia"/>
        </w:rPr>
        <w:t xml:space="preserve"> </w:t>
      </w:r>
      <w:r w:rsidR="009B11FC">
        <w:rPr>
          <w:rFonts w:hint="eastAsia"/>
        </w:rPr>
        <w:t>已</w:t>
      </w:r>
      <w:r>
        <w:rPr>
          <w:rFonts w:hint="eastAsia"/>
        </w:rPr>
        <w:t>完成</w:t>
      </w:r>
      <w:r>
        <w:rPr>
          <w:rFonts w:hint="eastAsia"/>
        </w:rPr>
        <w:t>100</w:t>
      </w:r>
      <w:r>
        <w:t>%</w:t>
      </w:r>
      <w:r>
        <w:rPr>
          <w:rFonts w:hint="eastAsia"/>
        </w:rPr>
        <w:t>；</w:t>
      </w:r>
      <w:r w:rsidRPr="00FA6242">
        <w:rPr>
          <w:rFonts w:hint="eastAsia"/>
        </w:rPr>
        <w:t>四川美术学院</w:t>
      </w:r>
      <w:r w:rsidRPr="001B7C4C">
        <w:rPr>
          <w:rFonts w:ascii="宋体" w:hAnsi="宋体" w:cs="宋体"/>
        </w:rPr>
        <w:t xml:space="preserve">基于 </w:t>
      </w:r>
      <w:proofErr w:type="spellStart"/>
      <w:r w:rsidRPr="001B7C4C">
        <w:rPr>
          <w:rFonts w:ascii="宋体" w:hAnsi="宋体" w:cs="宋体"/>
        </w:rPr>
        <w:t>CycleGAN</w:t>
      </w:r>
      <w:proofErr w:type="spellEnd"/>
      <w:r w:rsidRPr="001B7C4C">
        <w:rPr>
          <w:rFonts w:ascii="宋体" w:hAnsi="宋体" w:cs="宋体"/>
        </w:rPr>
        <w:t xml:space="preserve"> 算法风格迁移</w:t>
      </w:r>
      <w:r>
        <w:rPr>
          <w:rFonts w:ascii="宋体" w:hAnsi="宋体" w:cs="宋体" w:hint="eastAsia"/>
        </w:rPr>
        <w:t>正在验证中,</w:t>
      </w:r>
      <w:r w:rsidR="009B11FC" w:rsidRPr="009B11FC">
        <w:rPr>
          <w:rFonts w:hint="eastAsia"/>
        </w:rPr>
        <w:t xml:space="preserve"> </w:t>
      </w:r>
      <w:r w:rsidR="009B11FC">
        <w:rPr>
          <w:rFonts w:hint="eastAsia"/>
        </w:rPr>
        <w:t>已</w:t>
      </w:r>
      <w:r>
        <w:rPr>
          <w:rFonts w:ascii="宋体" w:hAnsi="宋体" w:cs="宋体" w:hint="eastAsia"/>
        </w:rPr>
        <w:t>完成50%。</w:t>
      </w:r>
    </w:p>
    <w:p w:rsidR="00977E47" w:rsidRDefault="00977E47" w:rsidP="00F00931">
      <w:pPr>
        <w:spacing w:line="240" w:lineRule="auto"/>
      </w:pPr>
    </w:p>
    <w:p w:rsidR="00264961" w:rsidRPr="0022794D" w:rsidRDefault="00264961" w:rsidP="00D96A97">
      <w:pPr>
        <w:pStyle w:val="af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lastRenderedPageBreak/>
        <w:t>安装</w:t>
      </w:r>
      <w:proofErr w:type="spellStart"/>
      <w:r w:rsidRPr="005A3BAC">
        <w:t>MindStudio</w:t>
      </w:r>
      <w:proofErr w:type="spellEnd"/>
      <w:r>
        <w:rPr>
          <w:rFonts w:hint="eastAsia"/>
        </w:rPr>
        <w:t>，并在</w:t>
      </w:r>
      <w:proofErr w:type="spellStart"/>
      <w:r>
        <w:rPr>
          <w:rFonts w:hint="eastAsia"/>
        </w:rPr>
        <w:t>m</w:t>
      </w:r>
      <w:r>
        <w:t>indspore+cpu+</w:t>
      </w:r>
      <w:r w:rsidRPr="005A3BAC">
        <w:t>MindStudio</w:t>
      </w:r>
      <w:proofErr w:type="spellEnd"/>
      <w:r>
        <w:rPr>
          <w:rFonts w:hint="eastAsia"/>
        </w:rPr>
        <w:t>环境下跑通基于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的情感分类；</w:t>
      </w:r>
    </w:p>
    <w:p w:rsidR="00877A3D" w:rsidRDefault="00264961" w:rsidP="00877A3D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、和成都中医药接口人沟通问题，发送</w:t>
      </w:r>
      <w:proofErr w:type="spellStart"/>
      <w:r>
        <w:rPr>
          <w:rFonts w:hint="eastAsia"/>
        </w:rPr>
        <w:t>e</w:t>
      </w:r>
      <w:r>
        <w:t>trans</w:t>
      </w:r>
      <w:proofErr w:type="spellEnd"/>
      <w:r>
        <w:rPr>
          <w:rFonts w:hint="eastAsia"/>
        </w:rPr>
        <w:t>上传数据集；</w:t>
      </w:r>
    </w:p>
    <w:p w:rsidR="00877A3D" w:rsidRPr="00877A3D" w:rsidRDefault="00877A3D" w:rsidP="00877A3D">
      <w:pPr>
        <w:spacing w:line="240" w:lineRule="auto"/>
      </w:pPr>
      <w:r w:rsidRPr="00877A3D">
        <w:t>1</w:t>
      </w:r>
      <w:r w:rsidRPr="00877A3D">
        <w:rPr>
          <w:rFonts w:hint="eastAsia"/>
        </w:rPr>
        <w:t>、学习</w:t>
      </w:r>
      <w:r w:rsidR="001B34AF" w:rsidRPr="00877A3D">
        <w:t>Attention</w:t>
      </w:r>
      <w:r w:rsidRPr="00877A3D">
        <w:rPr>
          <w:rFonts w:hint="eastAsia"/>
        </w:rPr>
        <w:t>机制和</w:t>
      </w:r>
      <w:r w:rsidRPr="00877A3D">
        <w:t>Transformer</w:t>
      </w:r>
      <w:r w:rsidRPr="00877A3D">
        <w:t>结构</w:t>
      </w:r>
      <w:r w:rsidR="00B57D66">
        <w:rPr>
          <w:rFonts w:hint="eastAsia"/>
        </w:rPr>
        <w:t>；</w:t>
      </w:r>
    </w:p>
    <w:p w:rsidR="001B34AF" w:rsidRPr="00877A3D" w:rsidRDefault="00B57D66" w:rsidP="00877A3D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、完成和修改高校项目验收报告</w:t>
      </w:r>
      <w:r>
        <w:rPr>
          <w:rFonts w:hint="eastAsia"/>
        </w:rPr>
        <w:t>2</w:t>
      </w:r>
      <w:r>
        <w:rPr>
          <w:rFonts w:hint="eastAsia"/>
        </w:rPr>
        <w:t>个；</w:t>
      </w:r>
    </w:p>
    <w:p w:rsidR="00977E47" w:rsidRDefault="00426968" w:rsidP="00F00931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01605">
        <w:rPr>
          <w:rFonts w:hint="eastAsia"/>
        </w:rPr>
        <w:t>和四川美院接口人沟通问题，预估项目代码完工时间；</w:t>
      </w:r>
    </w:p>
    <w:p w:rsidR="00977E47" w:rsidRDefault="00977E47" w:rsidP="00F00931">
      <w:pPr>
        <w:spacing w:line="240" w:lineRule="auto"/>
      </w:pPr>
    </w:p>
    <w:p w:rsidR="00977E47" w:rsidRDefault="00977E47" w:rsidP="00F00931">
      <w:pPr>
        <w:spacing w:line="240" w:lineRule="auto"/>
      </w:pPr>
    </w:p>
    <w:p w:rsidR="00DB15CA" w:rsidRDefault="00DB15CA" w:rsidP="00DB15CA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、和四川美院接口人沟通问题，预估项目代码完工时间；</w:t>
      </w:r>
    </w:p>
    <w:p w:rsidR="005E5387" w:rsidRPr="00877A3D" w:rsidRDefault="005E5387" w:rsidP="005E5387">
      <w:pPr>
        <w:spacing w:line="240" w:lineRule="auto"/>
      </w:pPr>
      <w:r>
        <w:rPr>
          <w:rFonts w:hint="eastAsia"/>
        </w:rPr>
        <w:t>2</w:t>
      </w:r>
      <w:r w:rsidRPr="00877A3D">
        <w:rPr>
          <w:rFonts w:hint="eastAsia"/>
        </w:rPr>
        <w:t>、学习</w:t>
      </w:r>
      <w:r w:rsidRPr="00877A3D">
        <w:t>Attention</w:t>
      </w:r>
      <w:r w:rsidRPr="00877A3D">
        <w:rPr>
          <w:rFonts w:hint="eastAsia"/>
        </w:rPr>
        <w:t>机制和</w:t>
      </w:r>
      <w:r w:rsidRPr="00877A3D">
        <w:t>Transformer</w:t>
      </w:r>
      <w:r w:rsidRPr="00877A3D">
        <w:t>结构</w:t>
      </w:r>
      <w:r>
        <w:rPr>
          <w:rFonts w:hint="eastAsia"/>
        </w:rPr>
        <w:t>；</w:t>
      </w:r>
    </w:p>
    <w:p w:rsidR="00977E47" w:rsidRPr="00DB15CA" w:rsidRDefault="00977E47" w:rsidP="00F00931">
      <w:pPr>
        <w:spacing w:line="240" w:lineRule="auto"/>
      </w:pPr>
    </w:p>
    <w:p w:rsidR="008443D3" w:rsidRPr="00877A3D" w:rsidRDefault="008443D3" w:rsidP="008443D3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、完成和修改高校项目验收报告</w:t>
      </w:r>
      <w:r>
        <w:rPr>
          <w:rFonts w:hint="eastAsia"/>
        </w:rPr>
        <w:t>2</w:t>
      </w:r>
      <w:r>
        <w:rPr>
          <w:rFonts w:hint="eastAsia"/>
        </w:rPr>
        <w:t>个；</w:t>
      </w:r>
    </w:p>
    <w:p w:rsidR="008443D3" w:rsidRPr="00877A3D" w:rsidRDefault="008443D3" w:rsidP="008443D3">
      <w:pPr>
        <w:spacing w:line="240" w:lineRule="auto"/>
      </w:pPr>
      <w:r>
        <w:rPr>
          <w:rFonts w:hint="eastAsia"/>
        </w:rPr>
        <w:t>2</w:t>
      </w:r>
      <w:r w:rsidRPr="00877A3D">
        <w:rPr>
          <w:rFonts w:hint="eastAsia"/>
        </w:rPr>
        <w:t>、学习</w:t>
      </w:r>
      <w:r>
        <w:t>BERT</w:t>
      </w:r>
      <w:r w:rsidRPr="00877A3D">
        <w:rPr>
          <w:rFonts w:hint="eastAsia"/>
        </w:rPr>
        <w:t>和</w:t>
      </w:r>
      <w:r>
        <w:t>GPT</w:t>
      </w:r>
      <w:r>
        <w:rPr>
          <w:rFonts w:hint="eastAsia"/>
        </w:rPr>
        <w:t>模型；</w:t>
      </w:r>
    </w:p>
    <w:p w:rsidR="00977E47" w:rsidRDefault="00977E47" w:rsidP="00F00931">
      <w:pPr>
        <w:spacing w:line="240" w:lineRule="auto"/>
      </w:pPr>
    </w:p>
    <w:p w:rsidR="00222EF4" w:rsidRDefault="00222EF4" w:rsidP="00222EF4">
      <w:pPr>
        <w:spacing w:line="240" w:lineRule="auto"/>
      </w:pPr>
      <w:r w:rsidRPr="00550E61">
        <w:rPr>
          <w:rFonts w:hint="eastAsia"/>
        </w:rPr>
        <w:t>1</w:t>
      </w:r>
      <w:r w:rsidRPr="00550E61">
        <w:rPr>
          <w:rFonts w:hint="eastAsia"/>
        </w:rPr>
        <w:t>、</w:t>
      </w:r>
      <w:r>
        <w:rPr>
          <w:rFonts w:hint="eastAsia"/>
        </w:rPr>
        <w:t>和四川美院接口人沟通问题，预估项目代码完工时间；</w:t>
      </w:r>
    </w:p>
    <w:p w:rsidR="00222EF4" w:rsidRDefault="00222EF4" w:rsidP="00222EF4">
      <w:pPr>
        <w:spacing w:line="240" w:lineRule="auto"/>
      </w:pPr>
      <w:r w:rsidRPr="00550E61">
        <w:rPr>
          <w:rFonts w:hint="eastAsia"/>
        </w:rPr>
        <w:t>2</w:t>
      </w:r>
      <w:r w:rsidRPr="00550E61">
        <w:rPr>
          <w:rFonts w:hint="eastAsia"/>
        </w:rPr>
        <w:t>、</w:t>
      </w:r>
      <w:r w:rsidRPr="00877A3D">
        <w:rPr>
          <w:rFonts w:hint="eastAsia"/>
        </w:rPr>
        <w:t>学习</w:t>
      </w:r>
      <w:r w:rsidRPr="00877A3D">
        <w:t>Attention</w:t>
      </w:r>
      <w:r w:rsidRPr="00877A3D">
        <w:rPr>
          <w:rFonts w:hint="eastAsia"/>
        </w:rPr>
        <w:t>机制和</w:t>
      </w:r>
      <w:r w:rsidRPr="00877A3D">
        <w:t>Transformer</w:t>
      </w:r>
      <w:r w:rsidRPr="00877A3D">
        <w:t>结构</w:t>
      </w:r>
      <w:r>
        <w:rPr>
          <w:rFonts w:hint="eastAsia"/>
        </w:rPr>
        <w:t>；</w:t>
      </w:r>
    </w:p>
    <w:p w:rsidR="00222EF4" w:rsidRPr="00877A3D" w:rsidRDefault="00222EF4" w:rsidP="00222EF4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、完成和修改高校项目验收报告</w:t>
      </w:r>
      <w:r>
        <w:rPr>
          <w:rFonts w:hint="eastAsia"/>
        </w:rPr>
        <w:t>2</w:t>
      </w:r>
      <w:r>
        <w:rPr>
          <w:rFonts w:hint="eastAsia"/>
        </w:rPr>
        <w:t>个；</w:t>
      </w:r>
    </w:p>
    <w:p w:rsidR="00222EF4" w:rsidRPr="00877A3D" w:rsidRDefault="00222EF4" w:rsidP="00222EF4">
      <w:pPr>
        <w:spacing w:line="24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877A3D">
        <w:rPr>
          <w:rFonts w:hint="eastAsia"/>
        </w:rPr>
        <w:t>学习</w:t>
      </w:r>
      <w:r>
        <w:t>BERT</w:t>
      </w:r>
      <w:r w:rsidRPr="00877A3D">
        <w:rPr>
          <w:rFonts w:hint="eastAsia"/>
        </w:rPr>
        <w:t>和</w:t>
      </w:r>
      <w:r>
        <w:t>GPT</w:t>
      </w:r>
      <w:r>
        <w:rPr>
          <w:rFonts w:hint="eastAsia"/>
        </w:rPr>
        <w:t>模型；</w:t>
      </w:r>
    </w:p>
    <w:p w:rsidR="00222EF4" w:rsidRDefault="00222EF4" w:rsidP="00222EF4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t>100%</w:t>
      </w:r>
      <w:r>
        <w:t>；</w:t>
      </w:r>
    </w:p>
    <w:p w:rsidR="00977E47" w:rsidRDefault="00977E47" w:rsidP="00F00931">
      <w:pPr>
        <w:spacing w:line="240" w:lineRule="auto"/>
      </w:pPr>
    </w:p>
    <w:p w:rsidR="00AF7A47" w:rsidRDefault="00AF7A47" w:rsidP="00F00931">
      <w:pPr>
        <w:spacing w:line="240" w:lineRule="auto"/>
      </w:pPr>
      <w:r>
        <w:t>1</w:t>
      </w:r>
      <w:r w:rsidRPr="00877A3D">
        <w:rPr>
          <w:rFonts w:hint="eastAsia"/>
        </w:rPr>
        <w:t>、</w:t>
      </w:r>
      <w:r>
        <w:rPr>
          <w:rFonts w:hint="eastAsia"/>
        </w:rPr>
        <w:t>修改完善《</w:t>
      </w:r>
      <w:r w:rsidRPr="000369C7">
        <w:rPr>
          <w:rFonts w:hint="eastAsia"/>
        </w:rPr>
        <w:t>昇思</w:t>
      </w:r>
      <w:proofErr w:type="spellStart"/>
      <w:r w:rsidRPr="000369C7">
        <w:rPr>
          <w:rFonts w:hint="eastAsia"/>
        </w:rPr>
        <w:t>MindSpore</w:t>
      </w:r>
      <w:proofErr w:type="spellEnd"/>
      <w:r w:rsidRPr="000369C7">
        <w:rPr>
          <w:rFonts w:hint="eastAsia"/>
        </w:rPr>
        <w:t>创新训练营</w:t>
      </w:r>
      <w:r w:rsidRPr="000369C7">
        <w:rPr>
          <w:rFonts w:hint="eastAsia"/>
        </w:rPr>
        <w:t>-</w:t>
      </w:r>
      <w:r w:rsidRPr="000369C7">
        <w:rPr>
          <w:rFonts w:hint="eastAsia"/>
        </w:rPr>
        <w:t>京津冀</w:t>
      </w:r>
      <w:r w:rsidRPr="000369C7">
        <w:rPr>
          <w:rFonts w:hint="eastAsia"/>
        </w:rPr>
        <w:t>-</w:t>
      </w:r>
      <w:r w:rsidRPr="000369C7">
        <w:rPr>
          <w:rFonts w:hint="eastAsia"/>
        </w:rPr>
        <w:t>课前准备</w:t>
      </w:r>
      <w:r>
        <w:rPr>
          <w:rFonts w:hint="eastAsia"/>
        </w:rPr>
        <w:t>》文档；</w:t>
      </w:r>
    </w:p>
    <w:p w:rsidR="000369C7" w:rsidRPr="00222EF4" w:rsidRDefault="00AF7A47" w:rsidP="00F00931">
      <w:pPr>
        <w:spacing w:line="240" w:lineRule="auto"/>
      </w:pPr>
      <w:r>
        <w:t>2</w:t>
      </w:r>
      <w:r w:rsidR="000369C7">
        <w:rPr>
          <w:rFonts w:hint="eastAsia"/>
        </w:rPr>
        <w:t>、</w:t>
      </w:r>
      <w:r w:rsidR="000369C7">
        <w:t>田奇介绍如何从基础大模型炼成行业大模型</w:t>
      </w:r>
      <w:r w:rsidR="000369C7">
        <w:rPr>
          <w:rFonts w:hint="eastAsia"/>
        </w:rPr>
        <w:t>，总结与</w:t>
      </w:r>
      <w:proofErr w:type="spellStart"/>
      <w:r w:rsidR="000369C7">
        <w:rPr>
          <w:rFonts w:hint="eastAsia"/>
        </w:rPr>
        <w:t>m</w:t>
      </w:r>
      <w:r w:rsidR="000369C7">
        <w:t>indspore</w:t>
      </w:r>
      <w:proofErr w:type="spellEnd"/>
      <w:r w:rsidR="000369C7">
        <w:rPr>
          <w:rFonts w:hint="eastAsia"/>
        </w:rPr>
        <w:t>相关内容；</w:t>
      </w:r>
    </w:p>
    <w:p w:rsidR="000369C7" w:rsidRDefault="000369C7" w:rsidP="000369C7">
      <w:pPr>
        <w:spacing w:line="240" w:lineRule="auto"/>
      </w:pPr>
    </w:p>
    <w:p w:rsidR="00AF7A47" w:rsidRPr="00877A3D" w:rsidRDefault="00AF7A47" w:rsidP="000369C7">
      <w:pPr>
        <w:spacing w:line="240" w:lineRule="auto"/>
      </w:pPr>
    </w:p>
    <w:p w:rsidR="00853E3F" w:rsidRDefault="00853E3F" w:rsidP="002415A6">
      <w:pPr>
        <w:pStyle w:val="af5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验证四川美院算法风格迁移项目代码；</w:t>
      </w:r>
    </w:p>
    <w:p w:rsidR="002415A6" w:rsidRPr="00877A3D" w:rsidRDefault="002415A6" w:rsidP="002415A6">
      <w:pPr>
        <w:pStyle w:val="af5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华为专家开会评审</w:t>
      </w:r>
      <w:proofErr w:type="spellStart"/>
      <w:r>
        <w:rPr>
          <w:rFonts w:hint="eastAsia"/>
        </w:rPr>
        <w:t>A</w:t>
      </w:r>
      <w:r>
        <w:t>I+x</w:t>
      </w:r>
      <w:proofErr w:type="spellEnd"/>
      <w:r>
        <w:rPr>
          <w:rFonts w:hint="eastAsia"/>
        </w:rPr>
        <w:t>两个项目；</w:t>
      </w:r>
    </w:p>
    <w:p w:rsidR="00977E47" w:rsidRPr="00853E3F" w:rsidRDefault="00853E3F" w:rsidP="00F00931">
      <w:pPr>
        <w:spacing w:line="240" w:lineRule="auto"/>
      </w:pPr>
      <w:r>
        <w:t>2</w:t>
      </w:r>
      <w:r>
        <w:rPr>
          <w:rFonts w:hint="eastAsia"/>
        </w:rPr>
        <w:t>、和四川美院项目接口人反馈意见和交流；</w:t>
      </w:r>
    </w:p>
    <w:p w:rsidR="00977E47" w:rsidRDefault="00977E47" w:rsidP="00F00931">
      <w:pPr>
        <w:spacing w:line="240" w:lineRule="auto"/>
      </w:pPr>
    </w:p>
    <w:p w:rsidR="002415A6" w:rsidRDefault="002415A6" w:rsidP="002415A6">
      <w:pPr>
        <w:spacing w:line="240" w:lineRule="auto"/>
      </w:pPr>
      <w:r>
        <w:t>1</w:t>
      </w:r>
      <w:r w:rsidRPr="00877A3D">
        <w:rPr>
          <w:rFonts w:hint="eastAsia"/>
        </w:rPr>
        <w:t>、</w:t>
      </w:r>
      <w:r>
        <w:rPr>
          <w:rFonts w:hint="eastAsia"/>
        </w:rPr>
        <w:t>修改完善《</w:t>
      </w:r>
      <w:r w:rsidRPr="000369C7">
        <w:rPr>
          <w:rFonts w:hint="eastAsia"/>
        </w:rPr>
        <w:t>昇思</w:t>
      </w:r>
      <w:proofErr w:type="spellStart"/>
      <w:r w:rsidRPr="000369C7">
        <w:rPr>
          <w:rFonts w:hint="eastAsia"/>
        </w:rPr>
        <w:t>MindSpore</w:t>
      </w:r>
      <w:proofErr w:type="spellEnd"/>
      <w:r w:rsidRPr="000369C7">
        <w:rPr>
          <w:rFonts w:hint="eastAsia"/>
        </w:rPr>
        <w:t>创新训练营</w:t>
      </w:r>
      <w:r w:rsidRPr="000369C7">
        <w:rPr>
          <w:rFonts w:hint="eastAsia"/>
        </w:rPr>
        <w:t>-</w:t>
      </w:r>
      <w:r w:rsidRPr="000369C7">
        <w:rPr>
          <w:rFonts w:hint="eastAsia"/>
        </w:rPr>
        <w:t>京津冀</w:t>
      </w:r>
      <w:r w:rsidRPr="000369C7">
        <w:rPr>
          <w:rFonts w:hint="eastAsia"/>
        </w:rPr>
        <w:t>-</w:t>
      </w:r>
      <w:r w:rsidRPr="000369C7">
        <w:rPr>
          <w:rFonts w:hint="eastAsia"/>
        </w:rPr>
        <w:t>课前准备</w:t>
      </w:r>
      <w:r>
        <w:rPr>
          <w:rFonts w:hint="eastAsia"/>
        </w:rPr>
        <w:t>》文档；</w:t>
      </w:r>
    </w:p>
    <w:p w:rsidR="002415A6" w:rsidRPr="00222EF4" w:rsidRDefault="002415A6" w:rsidP="002415A6">
      <w:pPr>
        <w:spacing w:line="240" w:lineRule="auto"/>
      </w:pPr>
      <w:r>
        <w:t>2</w:t>
      </w:r>
      <w:r>
        <w:rPr>
          <w:rFonts w:hint="eastAsia"/>
        </w:rPr>
        <w:t>、</w:t>
      </w:r>
      <w:r>
        <w:t>田奇介绍如何从基础大模型炼成行业大模型</w:t>
      </w:r>
      <w:r>
        <w:rPr>
          <w:rFonts w:hint="eastAsia"/>
        </w:rPr>
        <w:t>，总结与</w:t>
      </w:r>
      <w:proofErr w:type="spellStart"/>
      <w:r>
        <w:rPr>
          <w:rFonts w:hint="eastAsia"/>
        </w:rPr>
        <w:t>m</w:t>
      </w:r>
      <w:r>
        <w:t>indspore</w:t>
      </w:r>
      <w:proofErr w:type="spellEnd"/>
      <w:r>
        <w:rPr>
          <w:rFonts w:hint="eastAsia"/>
        </w:rPr>
        <w:t>相关内容；</w:t>
      </w:r>
    </w:p>
    <w:p w:rsidR="002415A6" w:rsidRDefault="002415A6" w:rsidP="002415A6">
      <w:pPr>
        <w:pStyle w:val="af5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验证四川美院算法风格迁移项目代码；</w:t>
      </w:r>
    </w:p>
    <w:p w:rsidR="002415A6" w:rsidRPr="00877A3D" w:rsidRDefault="002415A6" w:rsidP="002415A6">
      <w:pPr>
        <w:pStyle w:val="af5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华为</w:t>
      </w:r>
      <w:r w:rsidR="00C414AE">
        <w:rPr>
          <w:rFonts w:hint="eastAsia"/>
        </w:rPr>
        <w:t>领导</w:t>
      </w:r>
      <w:r>
        <w:rPr>
          <w:rFonts w:hint="eastAsia"/>
        </w:rPr>
        <w:t>专家开会评审</w:t>
      </w:r>
      <w:proofErr w:type="spellStart"/>
      <w:r>
        <w:rPr>
          <w:rFonts w:hint="eastAsia"/>
        </w:rPr>
        <w:t>A</w:t>
      </w:r>
      <w:r>
        <w:t>I+x</w:t>
      </w:r>
      <w:proofErr w:type="spellEnd"/>
      <w:r>
        <w:rPr>
          <w:rFonts w:hint="eastAsia"/>
        </w:rPr>
        <w:t>两个项目</w:t>
      </w:r>
      <w:r w:rsidR="00E27DC8">
        <w:rPr>
          <w:rFonts w:hint="eastAsia"/>
        </w:rPr>
        <w:t>，给出评审意见</w:t>
      </w:r>
      <w:r>
        <w:rPr>
          <w:rFonts w:hint="eastAsia"/>
        </w:rPr>
        <w:t>；</w:t>
      </w:r>
    </w:p>
    <w:p w:rsidR="002415A6" w:rsidRDefault="002415A6" w:rsidP="002415A6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 w:rsidR="00035778">
        <w:rPr>
          <w:rFonts w:hint="eastAsia"/>
        </w:rPr>
        <w:t>8</w:t>
      </w:r>
      <w:r>
        <w:t>0%</w:t>
      </w:r>
      <w:r>
        <w:t>；</w:t>
      </w:r>
    </w:p>
    <w:p w:rsidR="002415A6" w:rsidRDefault="002415A6" w:rsidP="00F00931">
      <w:pPr>
        <w:spacing w:line="240" w:lineRule="auto"/>
      </w:pPr>
    </w:p>
    <w:p w:rsidR="00A01C66" w:rsidRDefault="00A01C66" w:rsidP="00F00931">
      <w:pPr>
        <w:spacing w:line="240" w:lineRule="auto"/>
      </w:pPr>
    </w:p>
    <w:p w:rsidR="00A01C66" w:rsidRDefault="00A01C66" w:rsidP="00F00931">
      <w:pPr>
        <w:spacing w:line="240" w:lineRule="auto"/>
      </w:pPr>
    </w:p>
    <w:p w:rsidR="00A01C66" w:rsidRDefault="00A01C66" w:rsidP="00A01C66">
      <w:pPr>
        <w:pStyle w:val="af5"/>
        <w:numPr>
          <w:ilvl w:val="0"/>
          <w:numId w:val="15"/>
        </w:numPr>
        <w:spacing w:line="240" w:lineRule="auto"/>
        <w:ind w:firstLineChars="0"/>
      </w:pPr>
      <w:r w:rsidRPr="00A01C66">
        <w:rPr>
          <w:rFonts w:hint="eastAsia"/>
        </w:rPr>
        <w:lastRenderedPageBreak/>
        <w:t>完成</w:t>
      </w:r>
      <w:r>
        <w:rPr>
          <w:rFonts w:hint="eastAsia"/>
        </w:rPr>
        <w:t>四川美院算法风格迁移项目验证报告；</w:t>
      </w:r>
    </w:p>
    <w:p w:rsidR="00A01C66" w:rsidRPr="00877A3D" w:rsidRDefault="00A01C66" w:rsidP="00A01C66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、参与</w:t>
      </w:r>
      <w:r>
        <w:t>互联网</w:t>
      </w:r>
      <w:r>
        <w:t>+</w:t>
      </w:r>
      <w:r>
        <w:rPr>
          <w:rFonts w:hint="eastAsia"/>
        </w:rPr>
        <w:t>大赛</w:t>
      </w:r>
      <w:r w:rsidR="002B7548">
        <w:rPr>
          <w:rFonts w:hint="eastAsia"/>
        </w:rPr>
        <w:t>相关</w:t>
      </w:r>
      <w:r>
        <w:rPr>
          <w:rFonts w:hint="eastAsia"/>
        </w:rPr>
        <w:t>会议</w:t>
      </w:r>
      <w:r>
        <w:rPr>
          <w:rFonts w:hint="eastAsia"/>
        </w:rPr>
        <w:t>2</w:t>
      </w:r>
      <w:r>
        <w:rPr>
          <w:rFonts w:hint="eastAsia"/>
        </w:rPr>
        <w:t>个，为</w:t>
      </w:r>
      <w:r>
        <w:t>互联网</w:t>
      </w:r>
      <w:r>
        <w:t>+</w:t>
      </w:r>
      <w:r>
        <w:rPr>
          <w:rFonts w:hint="eastAsia"/>
        </w:rPr>
        <w:t>做支撑准备；</w:t>
      </w:r>
    </w:p>
    <w:p w:rsidR="00A01C66" w:rsidRPr="00A01C66" w:rsidRDefault="00A01C66" w:rsidP="00F00931">
      <w:pPr>
        <w:spacing w:line="240" w:lineRule="auto"/>
      </w:pPr>
    </w:p>
    <w:p w:rsidR="00A01C66" w:rsidRDefault="008F33DC" w:rsidP="00F00931">
      <w:pPr>
        <w:spacing w:line="240" w:lineRule="auto"/>
      </w:pPr>
      <w:r>
        <w:rPr>
          <w:rFonts w:hint="eastAsia"/>
        </w:rPr>
        <w:t>实践</w:t>
      </w:r>
    </w:p>
    <w:p w:rsidR="00A01C66" w:rsidRDefault="006B606B" w:rsidP="00F00931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022E4">
        <w:rPr>
          <w:rFonts w:hint="eastAsia"/>
        </w:rPr>
        <w:t>审核和复现四川美院算法风格迁移项目图文案例</w:t>
      </w:r>
      <w:r>
        <w:rPr>
          <w:rFonts w:hint="eastAsia"/>
        </w:rPr>
        <w:t>；</w:t>
      </w:r>
    </w:p>
    <w:p w:rsidR="00A01C66" w:rsidRDefault="00233CAF" w:rsidP="006B606B">
      <w:pPr>
        <w:pStyle w:val="af5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完成技术干货</w:t>
      </w:r>
      <w:r w:rsidR="006B606B">
        <w:rPr>
          <w:rFonts w:hint="eastAsia"/>
        </w:rPr>
        <w:t>2</w:t>
      </w:r>
      <w:r w:rsidR="00F83251">
        <w:rPr>
          <w:rFonts w:hint="eastAsia"/>
        </w:rPr>
        <w:t>篇</w:t>
      </w:r>
      <w:r w:rsidR="006B606B">
        <w:rPr>
          <w:rFonts w:hint="eastAsia"/>
        </w:rPr>
        <w:t>；</w:t>
      </w:r>
    </w:p>
    <w:p w:rsidR="00A01C66" w:rsidRDefault="00A01C66" w:rsidP="00F00931">
      <w:pPr>
        <w:spacing w:line="240" w:lineRule="auto"/>
      </w:pPr>
    </w:p>
    <w:p w:rsidR="00A01C66" w:rsidRDefault="00A01C66" w:rsidP="00F00931">
      <w:pPr>
        <w:spacing w:line="240" w:lineRule="auto"/>
      </w:pPr>
    </w:p>
    <w:p w:rsidR="006B606B" w:rsidRDefault="006B606B" w:rsidP="006B606B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01C66">
        <w:rPr>
          <w:rFonts w:hint="eastAsia"/>
        </w:rPr>
        <w:t>完成</w:t>
      </w:r>
      <w:r>
        <w:rPr>
          <w:rFonts w:hint="eastAsia"/>
        </w:rPr>
        <w:t>四川美院算法风格迁移项目验证报告；</w:t>
      </w:r>
    </w:p>
    <w:p w:rsidR="006B606B" w:rsidRPr="00877A3D" w:rsidRDefault="006B606B" w:rsidP="006B606B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、参与</w:t>
      </w:r>
      <w:r>
        <w:t>互联网</w:t>
      </w:r>
      <w:r>
        <w:t>+</w:t>
      </w:r>
      <w:r>
        <w:rPr>
          <w:rFonts w:hint="eastAsia"/>
        </w:rPr>
        <w:t>大赛相关会议</w:t>
      </w:r>
      <w:r>
        <w:rPr>
          <w:rFonts w:hint="eastAsia"/>
        </w:rPr>
        <w:t>2</w:t>
      </w:r>
      <w:r>
        <w:rPr>
          <w:rFonts w:hint="eastAsia"/>
        </w:rPr>
        <w:t>个，为</w:t>
      </w:r>
      <w:r>
        <w:t>互联网</w:t>
      </w:r>
      <w:r>
        <w:t>+</w:t>
      </w:r>
      <w:r>
        <w:rPr>
          <w:rFonts w:hint="eastAsia"/>
        </w:rPr>
        <w:t>做支撑准备；</w:t>
      </w:r>
    </w:p>
    <w:p w:rsidR="006B606B" w:rsidRDefault="006B606B" w:rsidP="006B606B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、审核和复现四川美院算法风格迁移项目图文案例；</w:t>
      </w:r>
    </w:p>
    <w:p w:rsidR="006B606B" w:rsidRDefault="006B606B" w:rsidP="006B606B">
      <w:pPr>
        <w:spacing w:line="240" w:lineRule="auto"/>
      </w:pPr>
      <w:r w:rsidRPr="006B606B">
        <w:rPr>
          <w:rFonts w:hint="eastAsia"/>
          <w:highlight w:val="lightGray"/>
        </w:rPr>
        <w:t>4</w:t>
      </w:r>
      <w:r w:rsidRPr="006B606B">
        <w:rPr>
          <w:rFonts w:hint="eastAsia"/>
          <w:highlight w:val="lightGray"/>
        </w:rPr>
        <w:t>、</w:t>
      </w:r>
      <w:r>
        <w:rPr>
          <w:rFonts w:hint="eastAsia"/>
        </w:rPr>
        <w:t>完成技术干货</w:t>
      </w:r>
      <w:r>
        <w:rPr>
          <w:rFonts w:hint="eastAsia"/>
        </w:rPr>
        <w:t>2</w:t>
      </w:r>
      <w:r>
        <w:rPr>
          <w:rFonts w:hint="eastAsia"/>
        </w:rPr>
        <w:t>篇；</w:t>
      </w:r>
    </w:p>
    <w:p w:rsidR="006B606B" w:rsidRDefault="006B606B" w:rsidP="006B606B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rPr>
          <w:rFonts w:hint="eastAsia"/>
        </w:rPr>
        <w:t>10</w:t>
      </w:r>
      <w:r>
        <w:t>0%</w:t>
      </w:r>
      <w:r>
        <w:t>；</w:t>
      </w:r>
    </w:p>
    <w:p w:rsidR="00A01C66" w:rsidRPr="006B606B" w:rsidRDefault="00A01C66" w:rsidP="00F00931">
      <w:pPr>
        <w:spacing w:line="240" w:lineRule="auto"/>
      </w:pPr>
    </w:p>
    <w:p w:rsidR="008A64F1" w:rsidRDefault="008A64F1" w:rsidP="008A64F1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01C66">
        <w:rPr>
          <w:rFonts w:hint="eastAsia"/>
        </w:rPr>
        <w:t>完成</w:t>
      </w:r>
      <w:r>
        <w:rPr>
          <w:rFonts w:hint="eastAsia"/>
        </w:rPr>
        <w:t>转正答辩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，填写转正相关资料；</w:t>
      </w:r>
    </w:p>
    <w:p w:rsidR="008A64F1" w:rsidRPr="00877A3D" w:rsidRDefault="008A64F1" w:rsidP="008A64F1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、完成兰州大学机器学习原理</w:t>
      </w:r>
      <w:proofErr w:type="spellStart"/>
      <w:r>
        <w:rPr>
          <w:rFonts w:hint="eastAsia"/>
        </w:rPr>
        <w:t>m</w:t>
      </w:r>
      <w:r>
        <w:t>indspore</w:t>
      </w:r>
      <w:proofErr w:type="spellEnd"/>
      <w:r>
        <w:rPr>
          <w:rFonts w:hint="eastAsia"/>
        </w:rPr>
        <w:t>示例代码编写</w:t>
      </w:r>
      <w:r>
        <w:rPr>
          <w:rFonts w:hint="eastAsia"/>
        </w:rPr>
        <w:t>2</w:t>
      </w:r>
      <w:r>
        <w:rPr>
          <w:rFonts w:hint="eastAsia"/>
        </w:rPr>
        <w:t>个；</w:t>
      </w:r>
    </w:p>
    <w:p w:rsidR="008A64F1" w:rsidRPr="00877A3D" w:rsidRDefault="008A64F1" w:rsidP="008A64F1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、完成兰州大学机器学习原理</w:t>
      </w:r>
      <w:proofErr w:type="spellStart"/>
      <w:r>
        <w:rPr>
          <w:rFonts w:hint="eastAsia"/>
        </w:rPr>
        <w:t>m</w:t>
      </w:r>
      <w:r>
        <w:t>indspore</w:t>
      </w:r>
      <w:proofErr w:type="spellEnd"/>
      <w:r>
        <w:rPr>
          <w:rFonts w:hint="eastAsia"/>
        </w:rPr>
        <w:t>示例代码编写</w:t>
      </w:r>
      <w:r>
        <w:rPr>
          <w:rFonts w:hint="eastAsia"/>
        </w:rPr>
        <w:t>5</w:t>
      </w:r>
      <w:r>
        <w:rPr>
          <w:rFonts w:hint="eastAsia"/>
        </w:rPr>
        <w:t>个；</w:t>
      </w:r>
    </w:p>
    <w:p w:rsidR="008A64F1" w:rsidRDefault="008A64F1" w:rsidP="008A64F1">
      <w:pPr>
        <w:spacing w:line="240" w:lineRule="auto"/>
      </w:pPr>
      <w:r w:rsidRPr="006B606B">
        <w:rPr>
          <w:rFonts w:hint="eastAsia"/>
          <w:highlight w:val="lightGray"/>
        </w:rPr>
        <w:t>4</w:t>
      </w:r>
      <w:r w:rsidRPr="006B606B">
        <w:rPr>
          <w:rFonts w:hint="eastAsia"/>
          <w:highlight w:val="lightGray"/>
        </w:rPr>
        <w:t>、</w:t>
      </w:r>
      <w:r>
        <w:rPr>
          <w:rFonts w:hint="eastAsia"/>
        </w:rPr>
        <w:t>完成</w:t>
      </w:r>
      <w:r>
        <w:t>创新训练</w:t>
      </w:r>
      <w:proofErr w:type="gramStart"/>
      <w:r>
        <w:t>营需要</w:t>
      </w:r>
      <w:proofErr w:type="gramEnd"/>
      <w:r>
        <w:t>准备前置课程测验题目</w:t>
      </w:r>
      <w:r>
        <w:rPr>
          <w:rFonts w:hint="eastAsia"/>
        </w:rPr>
        <w:t>5</w:t>
      </w:r>
      <w:r>
        <w:rPr>
          <w:rFonts w:hint="eastAsia"/>
        </w:rPr>
        <w:t>个；</w:t>
      </w:r>
    </w:p>
    <w:p w:rsidR="008A64F1" w:rsidRDefault="008A64F1" w:rsidP="008A64F1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rPr>
          <w:rFonts w:hint="eastAsia"/>
        </w:rPr>
        <w:t>10</w:t>
      </w:r>
      <w:r>
        <w:t>0%</w:t>
      </w:r>
      <w:r>
        <w:t>；</w:t>
      </w:r>
    </w:p>
    <w:p w:rsidR="00A01C66" w:rsidRPr="008A64F1" w:rsidRDefault="00A01C66" w:rsidP="00F00931">
      <w:pPr>
        <w:spacing w:line="240" w:lineRule="auto"/>
      </w:pPr>
    </w:p>
    <w:p w:rsidR="00A01C66" w:rsidRDefault="00A01C66" w:rsidP="00F00931">
      <w:pPr>
        <w:spacing w:line="240" w:lineRule="auto"/>
      </w:pPr>
    </w:p>
    <w:p w:rsidR="001C66A3" w:rsidRDefault="001C66A3" w:rsidP="001C66A3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01C66">
        <w:rPr>
          <w:rFonts w:hint="eastAsia"/>
        </w:rPr>
        <w:t>完成</w:t>
      </w:r>
      <w:r w:rsidR="00505180">
        <w:rPr>
          <w:rFonts w:hint="eastAsia"/>
        </w:rPr>
        <w:t>转正答辩</w:t>
      </w:r>
      <w:r w:rsidR="00505180">
        <w:rPr>
          <w:rFonts w:hint="eastAsia"/>
        </w:rPr>
        <w:t>P</w:t>
      </w:r>
      <w:r w:rsidR="00505180">
        <w:t>PT</w:t>
      </w:r>
      <w:r w:rsidR="00505180">
        <w:rPr>
          <w:rFonts w:hint="eastAsia"/>
        </w:rPr>
        <w:t>，填写转正相关资料</w:t>
      </w:r>
      <w:r>
        <w:rPr>
          <w:rFonts w:hint="eastAsia"/>
        </w:rPr>
        <w:t>；</w:t>
      </w:r>
    </w:p>
    <w:p w:rsidR="001C66A3" w:rsidRPr="00877A3D" w:rsidRDefault="001C66A3" w:rsidP="001C66A3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05180">
        <w:rPr>
          <w:rFonts w:hint="eastAsia"/>
        </w:rPr>
        <w:t>完成兰州大学机器学习原理</w:t>
      </w:r>
      <w:proofErr w:type="spellStart"/>
      <w:r w:rsidR="00505180">
        <w:rPr>
          <w:rFonts w:hint="eastAsia"/>
        </w:rPr>
        <w:t>m</w:t>
      </w:r>
      <w:r w:rsidR="00505180">
        <w:t>indspore</w:t>
      </w:r>
      <w:proofErr w:type="spellEnd"/>
      <w:r w:rsidR="00505180">
        <w:rPr>
          <w:rFonts w:hint="eastAsia"/>
        </w:rPr>
        <w:t>示例代码编写</w:t>
      </w:r>
      <w:r w:rsidR="00505180">
        <w:rPr>
          <w:rFonts w:hint="eastAsia"/>
        </w:rPr>
        <w:t>2</w:t>
      </w:r>
      <w:r w:rsidR="00505180">
        <w:rPr>
          <w:rFonts w:hint="eastAsia"/>
        </w:rPr>
        <w:t>个</w:t>
      </w:r>
      <w:r>
        <w:rPr>
          <w:rFonts w:hint="eastAsia"/>
        </w:rPr>
        <w:t>；</w:t>
      </w:r>
    </w:p>
    <w:p w:rsidR="00A01C66" w:rsidRPr="001C66A3" w:rsidRDefault="00A01C66" w:rsidP="00F00931">
      <w:pPr>
        <w:spacing w:line="240" w:lineRule="auto"/>
      </w:pPr>
    </w:p>
    <w:p w:rsidR="009C0747" w:rsidRPr="00877A3D" w:rsidRDefault="009C0747" w:rsidP="009C0747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、完成兰州大学机器学习原理</w:t>
      </w:r>
      <w:proofErr w:type="spellStart"/>
      <w:r>
        <w:rPr>
          <w:rFonts w:hint="eastAsia"/>
        </w:rPr>
        <w:t>m</w:t>
      </w:r>
      <w:r>
        <w:t>indspore</w:t>
      </w:r>
      <w:proofErr w:type="spellEnd"/>
      <w:r>
        <w:rPr>
          <w:rFonts w:hint="eastAsia"/>
        </w:rPr>
        <w:t>示例代码编写</w:t>
      </w:r>
      <w:r w:rsidR="006F2A80">
        <w:rPr>
          <w:rFonts w:hint="eastAsia"/>
        </w:rPr>
        <w:t>5</w:t>
      </w:r>
      <w:r>
        <w:rPr>
          <w:rFonts w:hint="eastAsia"/>
        </w:rPr>
        <w:t>个；</w:t>
      </w:r>
    </w:p>
    <w:p w:rsidR="00A01C66" w:rsidRDefault="005A3226" w:rsidP="00F00931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37832">
        <w:rPr>
          <w:rFonts w:hint="eastAsia"/>
        </w:rPr>
        <w:t>完成</w:t>
      </w:r>
      <w:r w:rsidR="00165839">
        <w:t>创新训练</w:t>
      </w:r>
      <w:proofErr w:type="gramStart"/>
      <w:r w:rsidR="00165839">
        <w:t>营需要</w:t>
      </w:r>
      <w:proofErr w:type="gramEnd"/>
      <w:r w:rsidR="00165839">
        <w:t>准备前置课程测验题目</w:t>
      </w:r>
      <w:r w:rsidR="00F37832">
        <w:rPr>
          <w:rFonts w:hint="eastAsia"/>
        </w:rPr>
        <w:t>5</w:t>
      </w:r>
      <w:r w:rsidR="00F37832">
        <w:rPr>
          <w:rFonts w:hint="eastAsia"/>
        </w:rPr>
        <w:t>个</w:t>
      </w:r>
      <w:r>
        <w:rPr>
          <w:rFonts w:hint="eastAsia"/>
        </w:rPr>
        <w:t>；</w:t>
      </w:r>
    </w:p>
    <w:p w:rsidR="005A3226" w:rsidRDefault="00324D39" w:rsidP="005A3226">
      <w:pPr>
        <w:spacing w:line="240" w:lineRule="auto"/>
      </w:pPr>
      <w:r>
        <w:rPr>
          <w:rFonts w:hint="eastAsia"/>
        </w:rPr>
        <w:t>1</w:t>
      </w:r>
      <w:r w:rsidR="005A3226">
        <w:rPr>
          <w:rFonts w:hint="eastAsia"/>
        </w:rPr>
        <w:t>、学习</w:t>
      </w:r>
      <w:r w:rsidR="005A3226">
        <w:rPr>
          <w:rFonts w:hint="eastAsia"/>
        </w:rPr>
        <w:t>G</w:t>
      </w:r>
      <w:r w:rsidR="005A3226">
        <w:t>PT,</w:t>
      </w:r>
      <w:r w:rsidR="005A3226">
        <w:rPr>
          <w:rFonts w:hint="eastAsia"/>
        </w:rPr>
        <w:t>为内部公开课讲课做准备；</w:t>
      </w:r>
    </w:p>
    <w:p w:rsidR="005F2229" w:rsidRPr="009C0747" w:rsidRDefault="005F2229" w:rsidP="005A3226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、和四川美院接口人沟通，审核验收图文案例；</w:t>
      </w:r>
    </w:p>
    <w:p w:rsidR="009D3DC2" w:rsidRPr="00877A3D" w:rsidRDefault="00324D39" w:rsidP="009D3DC2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D3DC2">
        <w:rPr>
          <w:rFonts w:hint="eastAsia"/>
        </w:rPr>
        <w:t>完成兰州大学机器学习原理</w:t>
      </w:r>
      <w:proofErr w:type="spellStart"/>
      <w:r w:rsidR="009D3DC2">
        <w:rPr>
          <w:rFonts w:hint="eastAsia"/>
        </w:rPr>
        <w:t>m</w:t>
      </w:r>
      <w:r w:rsidR="009D3DC2">
        <w:t>indspore</w:t>
      </w:r>
      <w:proofErr w:type="spellEnd"/>
      <w:r w:rsidR="009D3DC2">
        <w:rPr>
          <w:rFonts w:hint="eastAsia"/>
        </w:rPr>
        <w:t>示例代码编写</w:t>
      </w:r>
      <w:r w:rsidR="009D3DC2">
        <w:rPr>
          <w:rFonts w:hint="eastAsia"/>
        </w:rPr>
        <w:t>4</w:t>
      </w:r>
      <w:r w:rsidR="009D3DC2">
        <w:rPr>
          <w:rFonts w:hint="eastAsia"/>
        </w:rPr>
        <w:t>个；</w:t>
      </w:r>
    </w:p>
    <w:p w:rsidR="00A01C66" w:rsidRPr="009D3DC2" w:rsidRDefault="00A01C66" w:rsidP="00F00931">
      <w:pPr>
        <w:spacing w:line="240" w:lineRule="auto"/>
      </w:pPr>
    </w:p>
    <w:p w:rsidR="008A6D36" w:rsidRDefault="008A6D36" w:rsidP="008A6D36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、学习</w:t>
      </w:r>
      <w:r>
        <w:rPr>
          <w:rFonts w:hint="eastAsia"/>
        </w:rPr>
        <w:t>G</w:t>
      </w:r>
      <w:r>
        <w:t>PT,</w:t>
      </w:r>
      <w:r>
        <w:rPr>
          <w:rFonts w:hint="eastAsia"/>
        </w:rPr>
        <w:t>为内部公开课讲课做准备；</w:t>
      </w:r>
    </w:p>
    <w:p w:rsidR="00A01C66" w:rsidRPr="008A6D36" w:rsidRDefault="008A6D36" w:rsidP="00F00931">
      <w:pPr>
        <w:spacing w:line="240" w:lineRule="auto"/>
      </w:pPr>
      <w:r>
        <w:t>2</w:t>
      </w:r>
      <w:r>
        <w:rPr>
          <w:rFonts w:hint="eastAsia"/>
        </w:rPr>
        <w:t>、</w:t>
      </w:r>
      <w:r w:rsidR="00D1183A">
        <w:rPr>
          <w:rFonts w:hint="eastAsia"/>
        </w:rPr>
        <w:t>参加</w:t>
      </w:r>
      <w:r w:rsidR="00D1183A" w:rsidRPr="00D1183A">
        <w:rPr>
          <w:rFonts w:hint="eastAsia"/>
        </w:rPr>
        <w:t>《机器学习原理》教材添加</w:t>
      </w:r>
      <w:proofErr w:type="spellStart"/>
      <w:r w:rsidR="00D1183A" w:rsidRPr="00D1183A">
        <w:rPr>
          <w:rFonts w:hint="eastAsia"/>
        </w:rPr>
        <w:t>MindSpore</w:t>
      </w:r>
      <w:proofErr w:type="spellEnd"/>
      <w:r w:rsidR="00D1183A" w:rsidRPr="00D1183A">
        <w:rPr>
          <w:rFonts w:hint="eastAsia"/>
        </w:rPr>
        <w:t>代码示例的对齐的会议</w:t>
      </w:r>
      <w:r w:rsidR="00D1183A">
        <w:rPr>
          <w:rFonts w:hint="eastAsia"/>
        </w:rPr>
        <w:t>和</w:t>
      </w:r>
      <w:r w:rsidR="00E567EE">
        <w:t>《</w:t>
      </w:r>
      <w:r w:rsidR="00E567EE">
        <w:t>Linux</w:t>
      </w:r>
      <w:r w:rsidR="00E567EE">
        <w:t>网络诊断工具</w:t>
      </w:r>
      <w:proofErr w:type="spellStart"/>
      <w:r w:rsidR="00E567EE">
        <w:t>mtr</w:t>
      </w:r>
      <w:proofErr w:type="spellEnd"/>
      <w:r w:rsidR="00E567EE">
        <w:t>》</w:t>
      </w:r>
      <w:r w:rsidR="00E567EE">
        <w:rPr>
          <w:rFonts w:hint="eastAsia"/>
        </w:rPr>
        <w:t>会议培训；</w:t>
      </w:r>
    </w:p>
    <w:p w:rsidR="000C1032" w:rsidRDefault="000C1032" w:rsidP="00F00931">
      <w:pPr>
        <w:spacing w:line="240" w:lineRule="auto"/>
      </w:pPr>
    </w:p>
    <w:p w:rsidR="00E072D7" w:rsidRDefault="00E072D7" w:rsidP="00F00931">
      <w:pPr>
        <w:spacing w:line="240" w:lineRule="auto"/>
      </w:pPr>
    </w:p>
    <w:p w:rsidR="00E072D7" w:rsidRPr="00E072D7" w:rsidRDefault="00E072D7" w:rsidP="00F00931">
      <w:pPr>
        <w:spacing w:line="240" w:lineRule="auto"/>
      </w:pPr>
      <w:r w:rsidRPr="00E072D7">
        <w:rPr>
          <w:rFonts w:hint="eastAsia"/>
        </w:rPr>
        <w:lastRenderedPageBreak/>
        <w:t>1</w:t>
      </w:r>
      <w:r w:rsidRPr="00E072D7">
        <w:rPr>
          <w:rFonts w:hint="eastAsia"/>
        </w:rPr>
        <w:t>、和四川美院接口人沟通，审核验收图文案例；</w:t>
      </w:r>
      <w:r w:rsidRPr="00E072D7">
        <w:rPr>
          <w:rFonts w:hint="eastAsia"/>
        </w:rPr>
        <w:t xml:space="preserve"> </w:t>
      </w:r>
    </w:p>
    <w:p w:rsidR="00E072D7" w:rsidRDefault="00E072D7" w:rsidP="00F00931">
      <w:pPr>
        <w:spacing w:line="240" w:lineRule="auto"/>
      </w:pPr>
      <w:r w:rsidRPr="00E072D7">
        <w:rPr>
          <w:rFonts w:hint="eastAsia"/>
        </w:rPr>
        <w:t>2</w:t>
      </w:r>
      <w:r w:rsidRPr="00E072D7">
        <w:rPr>
          <w:rFonts w:hint="eastAsia"/>
        </w:rPr>
        <w:t>、完成兰州大学机器学习原理</w:t>
      </w:r>
      <w:proofErr w:type="spellStart"/>
      <w:r w:rsidRPr="00E072D7">
        <w:rPr>
          <w:rFonts w:hint="eastAsia"/>
        </w:rPr>
        <w:t>mindspore</w:t>
      </w:r>
      <w:proofErr w:type="spellEnd"/>
      <w:r w:rsidRPr="00E072D7">
        <w:rPr>
          <w:rFonts w:hint="eastAsia"/>
        </w:rPr>
        <w:t>示例代码编写</w:t>
      </w:r>
      <w:r w:rsidRPr="00E072D7">
        <w:rPr>
          <w:rFonts w:hint="eastAsia"/>
        </w:rPr>
        <w:t>4</w:t>
      </w:r>
      <w:r w:rsidRPr="00E072D7">
        <w:rPr>
          <w:rFonts w:hint="eastAsia"/>
        </w:rPr>
        <w:t>个；</w:t>
      </w:r>
    </w:p>
    <w:p w:rsidR="00E072D7" w:rsidRDefault="00E072D7" w:rsidP="00E072D7">
      <w:pPr>
        <w:spacing w:line="240" w:lineRule="auto"/>
      </w:pPr>
      <w:r>
        <w:t>3</w:t>
      </w:r>
      <w:r>
        <w:rPr>
          <w:rFonts w:hint="eastAsia"/>
        </w:rPr>
        <w:t>、学习</w:t>
      </w:r>
      <w:r>
        <w:rPr>
          <w:rFonts w:hint="eastAsia"/>
        </w:rPr>
        <w:t>G</w:t>
      </w:r>
      <w:r>
        <w:t>PT,</w:t>
      </w:r>
      <w:r>
        <w:rPr>
          <w:rFonts w:hint="eastAsia"/>
        </w:rPr>
        <w:t>为内部公开课讲课做准备；</w:t>
      </w:r>
    </w:p>
    <w:p w:rsidR="00E072D7" w:rsidRPr="008A6D36" w:rsidRDefault="00E072D7" w:rsidP="00E072D7">
      <w:pPr>
        <w:spacing w:line="240" w:lineRule="auto"/>
      </w:pPr>
      <w:r>
        <w:t>4</w:t>
      </w:r>
      <w:r>
        <w:rPr>
          <w:rFonts w:hint="eastAsia"/>
        </w:rPr>
        <w:t>、参加</w:t>
      </w:r>
      <w:r w:rsidRPr="00D1183A">
        <w:rPr>
          <w:rFonts w:hint="eastAsia"/>
        </w:rPr>
        <w:t>《机器学习原理》教材添加</w:t>
      </w:r>
      <w:proofErr w:type="spellStart"/>
      <w:r w:rsidRPr="00D1183A">
        <w:rPr>
          <w:rFonts w:hint="eastAsia"/>
        </w:rPr>
        <w:t>MindSpore</w:t>
      </w:r>
      <w:proofErr w:type="spellEnd"/>
      <w:r w:rsidRPr="00D1183A">
        <w:rPr>
          <w:rFonts w:hint="eastAsia"/>
        </w:rPr>
        <w:t>代码示例的对齐的会议</w:t>
      </w:r>
      <w:r>
        <w:rPr>
          <w:rFonts w:hint="eastAsia"/>
        </w:rPr>
        <w:t>和</w:t>
      </w:r>
      <w:r>
        <w:t>《</w:t>
      </w:r>
      <w:r>
        <w:t>Linux</w:t>
      </w:r>
      <w:r>
        <w:t>网络诊断工具</w:t>
      </w:r>
      <w:proofErr w:type="spellStart"/>
      <w:r>
        <w:t>mtr</w:t>
      </w:r>
      <w:proofErr w:type="spellEnd"/>
      <w:r>
        <w:t>》</w:t>
      </w:r>
      <w:r>
        <w:rPr>
          <w:rFonts w:hint="eastAsia"/>
        </w:rPr>
        <w:t>会议培训；</w:t>
      </w:r>
    </w:p>
    <w:p w:rsidR="00E072D7" w:rsidRDefault="00E072D7" w:rsidP="00E072D7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rPr>
          <w:rFonts w:hint="eastAsia"/>
        </w:rPr>
        <w:t>10</w:t>
      </w:r>
      <w:r>
        <w:t>0%</w:t>
      </w:r>
      <w:r>
        <w:t>；</w:t>
      </w:r>
    </w:p>
    <w:p w:rsidR="00E072D7" w:rsidRPr="00E072D7" w:rsidRDefault="00E072D7" w:rsidP="00F00931">
      <w:pPr>
        <w:spacing w:line="240" w:lineRule="auto"/>
      </w:pPr>
    </w:p>
    <w:p w:rsidR="00F106C4" w:rsidRPr="00E072D7" w:rsidRDefault="00F106C4" w:rsidP="00F106C4">
      <w:pPr>
        <w:spacing w:line="240" w:lineRule="auto"/>
      </w:pPr>
      <w:r w:rsidRPr="00E072D7">
        <w:rPr>
          <w:rFonts w:hint="eastAsia"/>
        </w:rPr>
        <w:t>1</w:t>
      </w:r>
      <w:r w:rsidRPr="00E072D7">
        <w:rPr>
          <w:rFonts w:hint="eastAsia"/>
        </w:rPr>
        <w:t>、验收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 w:rsidRPr="00E072D7">
        <w:rPr>
          <w:rFonts w:hint="eastAsia"/>
        </w:rPr>
        <w:t>图文案例；</w:t>
      </w:r>
      <w:r w:rsidRPr="00E072D7">
        <w:rPr>
          <w:rFonts w:hint="eastAsia"/>
        </w:rPr>
        <w:t xml:space="preserve"> </w:t>
      </w:r>
    </w:p>
    <w:p w:rsidR="00F106C4" w:rsidRDefault="00F106C4" w:rsidP="00F106C4">
      <w:pPr>
        <w:spacing w:line="240" w:lineRule="auto"/>
      </w:pPr>
      <w:r w:rsidRPr="00E072D7">
        <w:rPr>
          <w:rFonts w:hint="eastAsia"/>
        </w:rPr>
        <w:t>2</w:t>
      </w:r>
      <w:r w:rsidRPr="00E072D7">
        <w:rPr>
          <w:rFonts w:hint="eastAsia"/>
        </w:rPr>
        <w:t>、</w:t>
      </w:r>
      <w:r w:rsidR="006C485C">
        <w:rPr>
          <w:rFonts w:hint="eastAsia"/>
        </w:rPr>
        <w:t>验证</w:t>
      </w:r>
      <w:hyperlink r:id="rId21" w:history="1">
        <w:r w:rsidR="006C485C" w:rsidRPr="006C485C">
          <w:t>step_into_chatgpt</w:t>
        </w:r>
      </w:hyperlink>
      <w:r w:rsidR="006C485C">
        <w:rPr>
          <w:rFonts w:hint="eastAsia"/>
        </w:rPr>
        <w:t>课件代码并添加图片</w:t>
      </w:r>
      <w:r w:rsidR="00D32451">
        <w:rPr>
          <w:rFonts w:hint="eastAsia"/>
        </w:rPr>
        <w:t>，解决</w:t>
      </w:r>
      <w:r w:rsidR="00D85BDC">
        <w:rPr>
          <w:rFonts w:hint="eastAsia"/>
        </w:rPr>
        <w:t>b</w:t>
      </w:r>
      <w:r w:rsidR="00D85BDC">
        <w:t>ug</w:t>
      </w:r>
      <w:r w:rsidR="00D85BDC">
        <w:rPr>
          <w:rFonts w:hint="eastAsia"/>
        </w:rPr>
        <w:t>5</w:t>
      </w:r>
      <w:r w:rsidR="00D85BDC">
        <w:rPr>
          <w:rFonts w:hint="eastAsia"/>
        </w:rPr>
        <w:t>个</w:t>
      </w:r>
      <w:r w:rsidRPr="00E072D7">
        <w:rPr>
          <w:rFonts w:hint="eastAsia"/>
        </w:rPr>
        <w:t>；</w:t>
      </w:r>
    </w:p>
    <w:p w:rsidR="00E072D7" w:rsidRPr="00F106C4" w:rsidRDefault="00E072D7" w:rsidP="00F00931">
      <w:pPr>
        <w:spacing w:line="240" w:lineRule="auto"/>
      </w:pPr>
    </w:p>
    <w:p w:rsidR="00683105" w:rsidRPr="00E072D7" w:rsidRDefault="00683105" w:rsidP="00683105">
      <w:pPr>
        <w:spacing w:line="240" w:lineRule="auto"/>
      </w:pPr>
      <w:r w:rsidRPr="00E072D7">
        <w:rPr>
          <w:rFonts w:hint="eastAsia"/>
        </w:rPr>
        <w:t>1</w:t>
      </w:r>
      <w:r w:rsidRPr="00E072D7">
        <w:rPr>
          <w:rFonts w:hint="eastAsia"/>
        </w:rPr>
        <w:t>、</w:t>
      </w:r>
      <w:r>
        <w:rPr>
          <w:rFonts w:hint="eastAsia"/>
        </w:rPr>
        <w:t>验证</w:t>
      </w:r>
      <w:r>
        <w:rPr>
          <w:rFonts w:hint="eastAsia"/>
        </w:rPr>
        <w:t>A</w:t>
      </w:r>
      <w:r>
        <w:t>I+X</w:t>
      </w:r>
      <w:r>
        <w:rPr>
          <w:rFonts w:hint="eastAsia"/>
        </w:rPr>
        <w:t>三个项目，进行技术评审会议</w:t>
      </w:r>
      <w:r w:rsidRPr="00E072D7">
        <w:rPr>
          <w:rFonts w:hint="eastAsia"/>
        </w:rPr>
        <w:t>；</w:t>
      </w:r>
      <w:r w:rsidRPr="00E072D7">
        <w:rPr>
          <w:rFonts w:hint="eastAsia"/>
        </w:rPr>
        <w:t xml:space="preserve"> </w:t>
      </w:r>
    </w:p>
    <w:p w:rsidR="00E072D7" w:rsidRDefault="00872360" w:rsidP="00F00931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、书写</w:t>
      </w:r>
      <w:r>
        <w:rPr>
          <w:rFonts w:hint="eastAsia"/>
        </w:rPr>
        <w:t>A</w:t>
      </w:r>
      <w:r>
        <w:t>I+X</w:t>
      </w:r>
      <w:r>
        <w:rPr>
          <w:rFonts w:hint="eastAsia"/>
        </w:rPr>
        <w:t>二个项目技术评审会议纪要；</w:t>
      </w:r>
    </w:p>
    <w:p w:rsidR="00E072D7" w:rsidRDefault="00E072D7" w:rsidP="00F00931">
      <w:pPr>
        <w:spacing w:line="240" w:lineRule="auto"/>
      </w:pPr>
    </w:p>
    <w:p w:rsidR="00980A20" w:rsidRPr="00E072D7" w:rsidRDefault="00980A20" w:rsidP="00980A20">
      <w:pPr>
        <w:spacing w:line="240" w:lineRule="auto"/>
      </w:pPr>
      <w:r w:rsidRPr="00E072D7">
        <w:rPr>
          <w:rFonts w:hint="eastAsia"/>
        </w:rPr>
        <w:t>1</w:t>
      </w:r>
      <w:r w:rsidRPr="00E072D7">
        <w:rPr>
          <w:rFonts w:hint="eastAsia"/>
        </w:rPr>
        <w:t>、验收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 w:rsidRPr="00E072D7">
        <w:rPr>
          <w:rFonts w:hint="eastAsia"/>
        </w:rPr>
        <w:t>图文案例；</w:t>
      </w:r>
      <w:r w:rsidRPr="00E072D7">
        <w:rPr>
          <w:rFonts w:hint="eastAsia"/>
        </w:rPr>
        <w:t xml:space="preserve"> </w:t>
      </w:r>
    </w:p>
    <w:p w:rsidR="00980A20" w:rsidRDefault="00980A20" w:rsidP="00980A20">
      <w:pPr>
        <w:spacing w:line="240" w:lineRule="auto"/>
      </w:pPr>
      <w:r w:rsidRPr="00E072D7">
        <w:rPr>
          <w:rFonts w:hint="eastAsia"/>
        </w:rPr>
        <w:t>2</w:t>
      </w:r>
      <w:r w:rsidRPr="00E072D7">
        <w:rPr>
          <w:rFonts w:hint="eastAsia"/>
        </w:rPr>
        <w:t>、</w:t>
      </w:r>
      <w:r>
        <w:rPr>
          <w:rFonts w:hint="eastAsia"/>
        </w:rPr>
        <w:t>验证</w:t>
      </w:r>
      <w:hyperlink r:id="rId22" w:history="1">
        <w:r w:rsidRPr="006C485C">
          <w:t>step_into_chatgpt</w:t>
        </w:r>
      </w:hyperlink>
      <w:r>
        <w:rPr>
          <w:rFonts w:hint="eastAsia"/>
        </w:rPr>
        <w:t>课件代码并添加图片，解决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5</w:t>
      </w:r>
      <w:r>
        <w:rPr>
          <w:rFonts w:hint="eastAsia"/>
        </w:rPr>
        <w:t>个</w:t>
      </w:r>
      <w:r w:rsidRPr="00E072D7">
        <w:rPr>
          <w:rFonts w:hint="eastAsia"/>
        </w:rPr>
        <w:t>；</w:t>
      </w:r>
    </w:p>
    <w:p w:rsidR="00980A20" w:rsidRPr="00E072D7" w:rsidRDefault="00980A20" w:rsidP="00980A20">
      <w:pPr>
        <w:spacing w:line="240" w:lineRule="auto"/>
      </w:pPr>
      <w:r>
        <w:rPr>
          <w:rFonts w:hint="eastAsia"/>
        </w:rPr>
        <w:t>3</w:t>
      </w:r>
      <w:r w:rsidRPr="00E072D7">
        <w:rPr>
          <w:rFonts w:hint="eastAsia"/>
        </w:rPr>
        <w:t>、</w:t>
      </w:r>
      <w:r>
        <w:rPr>
          <w:rFonts w:hint="eastAsia"/>
        </w:rPr>
        <w:t>验证</w:t>
      </w:r>
      <w:r>
        <w:rPr>
          <w:rFonts w:hint="eastAsia"/>
        </w:rPr>
        <w:t>A</w:t>
      </w:r>
      <w:r>
        <w:t>I+X</w:t>
      </w:r>
      <w:r>
        <w:rPr>
          <w:rFonts w:hint="eastAsia"/>
        </w:rPr>
        <w:t>三个项目，进行技术评审会议</w:t>
      </w:r>
      <w:r w:rsidRPr="00E072D7">
        <w:rPr>
          <w:rFonts w:hint="eastAsia"/>
        </w:rPr>
        <w:t>；</w:t>
      </w:r>
      <w:r w:rsidRPr="00E072D7">
        <w:rPr>
          <w:rFonts w:hint="eastAsia"/>
        </w:rPr>
        <w:t xml:space="preserve"> </w:t>
      </w:r>
    </w:p>
    <w:p w:rsidR="00980A20" w:rsidRDefault="00980A20" w:rsidP="00980A20">
      <w:pPr>
        <w:spacing w:line="240" w:lineRule="auto"/>
      </w:pPr>
      <w:r>
        <w:rPr>
          <w:rFonts w:hint="eastAsia"/>
        </w:rPr>
        <w:t>4</w:t>
      </w:r>
      <w:r>
        <w:rPr>
          <w:rFonts w:hint="eastAsia"/>
        </w:rPr>
        <w:t>、书写</w:t>
      </w:r>
      <w:r>
        <w:rPr>
          <w:rFonts w:hint="eastAsia"/>
        </w:rPr>
        <w:t>A</w:t>
      </w:r>
      <w:r>
        <w:t>I+X</w:t>
      </w:r>
      <w:r>
        <w:rPr>
          <w:rFonts w:hint="eastAsia"/>
        </w:rPr>
        <w:t>二个项目技术评审会议纪要；</w:t>
      </w:r>
    </w:p>
    <w:p w:rsidR="00980A20" w:rsidRDefault="00980A20" w:rsidP="00980A20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rPr>
          <w:rFonts w:hint="eastAsia"/>
        </w:rPr>
        <w:t>10</w:t>
      </w:r>
      <w:r>
        <w:t>0%</w:t>
      </w:r>
      <w:r>
        <w:t>；</w:t>
      </w:r>
    </w:p>
    <w:p w:rsidR="00E072D7" w:rsidRPr="00980A20" w:rsidRDefault="00E072D7" w:rsidP="00F00931">
      <w:pPr>
        <w:spacing w:line="240" w:lineRule="auto"/>
      </w:pPr>
    </w:p>
    <w:p w:rsidR="00415A79" w:rsidRPr="00E072D7" w:rsidRDefault="00F82A1A" w:rsidP="00415A79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15A79">
        <w:rPr>
          <w:rFonts w:hint="eastAsia"/>
        </w:rPr>
        <w:t>修改西南</w:t>
      </w:r>
      <w:proofErr w:type="gramStart"/>
      <w:r w:rsidR="00415A79">
        <w:rPr>
          <w:rFonts w:hint="eastAsia"/>
        </w:rPr>
        <w:t>交大线稿提取</w:t>
      </w:r>
      <w:proofErr w:type="gramEnd"/>
      <w:r w:rsidR="00415A79">
        <w:rPr>
          <w:rFonts w:hint="eastAsia"/>
        </w:rPr>
        <w:t>项目</w:t>
      </w:r>
      <w:r w:rsidR="00415A79" w:rsidRPr="00E072D7">
        <w:rPr>
          <w:rFonts w:hint="eastAsia"/>
        </w:rPr>
        <w:t>图文案例；</w:t>
      </w:r>
      <w:r w:rsidR="00415A79" w:rsidRPr="00E072D7">
        <w:rPr>
          <w:rFonts w:hint="eastAsia"/>
        </w:rPr>
        <w:t xml:space="preserve"> </w:t>
      </w:r>
    </w:p>
    <w:p w:rsidR="00415A79" w:rsidRPr="00415A79" w:rsidRDefault="00415A79" w:rsidP="00415A79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、进行</w:t>
      </w:r>
      <w:r w:rsidRPr="00415A79">
        <w:t>ChatGLM2-6B</w:t>
      </w:r>
      <w:r w:rsidRPr="00415A79">
        <w:t>推理</w:t>
      </w:r>
      <w:r>
        <w:rPr>
          <w:rFonts w:hint="eastAsia"/>
        </w:rPr>
        <w:t>，解决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一个，但还有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需要解决；</w:t>
      </w:r>
    </w:p>
    <w:p w:rsidR="00E072D7" w:rsidRDefault="00E072D7" w:rsidP="00F00931">
      <w:pPr>
        <w:spacing w:line="240" w:lineRule="auto"/>
      </w:pPr>
    </w:p>
    <w:p w:rsidR="00F05B97" w:rsidRDefault="00F05B97" w:rsidP="00F05B97">
      <w:pPr>
        <w:pStyle w:val="af5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参加兰州大学机器学习例会；</w:t>
      </w:r>
    </w:p>
    <w:p w:rsidR="00F05B97" w:rsidRPr="00F05B97" w:rsidRDefault="00F05B97" w:rsidP="00F05B97">
      <w:pPr>
        <w:pStyle w:val="af5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准备并进行大模型技术公开课，讲解</w:t>
      </w:r>
      <w:r>
        <w:rPr>
          <w:rFonts w:hint="eastAsia"/>
        </w:rPr>
        <w:t>G</w:t>
      </w:r>
      <w:r>
        <w:t>PT2;</w:t>
      </w:r>
    </w:p>
    <w:p w:rsidR="00E072D7" w:rsidRDefault="00E072D7" w:rsidP="00F00931">
      <w:pPr>
        <w:spacing w:line="240" w:lineRule="auto"/>
      </w:pPr>
    </w:p>
    <w:p w:rsidR="0069368D" w:rsidRPr="00E072D7" w:rsidRDefault="0069368D" w:rsidP="0069368D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、修改西南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 w:rsidRPr="00E072D7">
        <w:rPr>
          <w:rFonts w:hint="eastAsia"/>
        </w:rPr>
        <w:t>图文案例；</w:t>
      </w:r>
      <w:r w:rsidRPr="00E072D7">
        <w:rPr>
          <w:rFonts w:hint="eastAsia"/>
        </w:rPr>
        <w:t xml:space="preserve"> </w:t>
      </w:r>
    </w:p>
    <w:p w:rsidR="0069368D" w:rsidRPr="00415A79" w:rsidRDefault="0069368D" w:rsidP="0069368D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、进行</w:t>
      </w:r>
      <w:r w:rsidRPr="00415A79">
        <w:t>ChatGLM2-6B</w:t>
      </w:r>
      <w:r w:rsidRPr="00415A79">
        <w:t>推理</w:t>
      </w:r>
      <w:r>
        <w:rPr>
          <w:rFonts w:hint="eastAsia"/>
        </w:rPr>
        <w:t>，解决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一个，但还有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需要解决；</w:t>
      </w:r>
    </w:p>
    <w:p w:rsidR="0069368D" w:rsidRDefault="0069368D" w:rsidP="0069368D">
      <w:pPr>
        <w:pStyle w:val="af5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参加兰州大学机器学习例会；</w:t>
      </w:r>
    </w:p>
    <w:p w:rsidR="0069368D" w:rsidRPr="00F05B97" w:rsidRDefault="0069368D" w:rsidP="0069368D">
      <w:pPr>
        <w:pStyle w:val="af5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准备并进行大模型技术公开课，讲解</w:t>
      </w:r>
      <w:r>
        <w:rPr>
          <w:rFonts w:hint="eastAsia"/>
        </w:rPr>
        <w:t>G</w:t>
      </w:r>
      <w:r>
        <w:t>PT2;</w:t>
      </w:r>
    </w:p>
    <w:p w:rsidR="0069368D" w:rsidRDefault="0069368D" w:rsidP="0069368D">
      <w:pPr>
        <w:spacing w:line="240" w:lineRule="auto"/>
      </w:pPr>
      <w:r>
        <w:t>进度：</w:t>
      </w:r>
      <w:r>
        <w:br/>
        <w:t>1</w:t>
      </w:r>
      <w:r>
        <w:t>、完成</w:t>
      </w:r>
      <w:r>
        <w:t>100%</w:t>
      </w:r>
      <w:r>
        <w:t>；</w:t>
      </w:r>
      <w:r>
        <w:br/>
        <w:t>2</w:t>
      </w:r>
      <w:r>
        <w:t>、完成</w:t>
      </w:r>
      <w:r>
        <w:t>100%</w:t>
      </w:r>
      <w:r>
        <w:t>；</w:t>
      </w:r>
      <w:r>
        <w:br/>
        <w:t>3</w:t>
      </w:r>
      <w:r>
        <w:t>、完成</w:t>
      </w:r>
      <w:r>
        <w:t>100%</w:t>
      </w:r>
      <w:r>
        <w:t>；</w:t>
      </w:r>
      <w:r>
        <w:br/>
        <w:t>4</w:t>
      </w:r>
      <w:r>
        <w:t>、完成</w:t>
      </w:r>
      <w:r>
        <w:rPr>
          <w:rFonts w:hint="eastAsia"/>
        </w:rPr>
        <w:t>10</w:t>
      </w:r>
      <w:r>
        <w:t>0%</w:t>
      </w:r>
      <w:r>
        <w:t>；</w:t>
      </w:r>
    </w:p>
    <w:p w:rsidR="0069368D" w:rsidRPr="0069368D" w:rsidRDefault="0069368D" w:rsidP="00F00931">
      <w:pPr>
        <w:spacing w:line="240" w:lineRule="auto"/>
      </w:pPr>
    </w:p>
    <w:p w:rsidR="00B50295" w:rsidRDefault="00B50295" w:rsidP="00B50295">
      <w:pPr>
        <w:spacing w:line="240" w:lineRule="auto"/>
      </w:pPr>
      <w:r w:rsidRPr="00B50295">
        <w:rPr>
          <w:rFonts w:hint="eastAsia"/>
          <w:highlight w:val="lightGray"/>
        </w:rPr>
        <w:lastRenderedPageBreak/>
        <w:t>1</w:t>
      </w:r>
      <w:r>
        <w:rPr>
          <w:rFonts w:hint="eastAsia"/>
          <w:highlight w:val="lightGray"/>
        </w:rPr>
        <w:t>、</w:t>
      </w:r>
      <w:r>
        <w:rPr>
          <w:rFonts w:hint="eastAsia"/>
        </w:rPr>
        <w:t>准备并进行大模型技术公开课，讲解</w:t>
      </w:r>
      <w:r>
        <w:rPr>
          <w:rFonts w:hint="eastAsia"/>
        </w:rPr>
        <w:t>prompt</w:t>
      </w:r>
      <w:r>
        <w:t>;</w:t>
      </w:r>
    </w:p>
    <w:p w:rsidR="005A15A2" w:rsidRPr="00B50295" w:rsidRDefault="00B50295" w:rsidP="00B50295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、验证新版西南</w:t>
      </w:r>
      <w:proofErr w:type="gramStart"/>
      <w:r>
        <w:rPr>
          <w:rFonts w:hint="eastAsia"/>
        </w:rPr>
        <w:t>交大线稿提取</w:t>
      </w:r>
      <w:proofErr w:type="gramEnd"/>
      <w:r>
        <w:rPr>
          <w:rFonts w:hint="eastAsia"/>
        </w:rPr>
        <w:t>项目</w:t>
      </w:r>
      <w:r w:rsidRPr="00E072D7">
        <w:rPr>
          <w:rFonts w:hint="eastAsia"/>
        </w:rPr>
        <w:t>图文案例</w:t>
      </w:r>
      <w:r>
        <w:rPr>
          <w:rFonts w:hint="eastAsia"/>
        </w:rPr>
        <w:t>，跑通代码</w:t>
      </w:r>
      <w:r w:rsidRPr="00E072D7">
        <w:rPr>
          <w:rFonts w:hint="eastAsia"/>
        </w:rPr>
        <w:t>；</w:t>
      </w:r>
    </w:p>
    <w:p w:rsidR="0069368D" w:rsidRDefault="0069368D" w:rsidP="00F00931">
      <w:pPr>
        <w:spacing w:line="240" w:lineRule="auto"/>
      </w:pPr>
    </w:p>
    <w:p w:rsidR="004B740B" w:rsidRDefault="00AC6C8A" w:rsidP="00AC6C8A">
      <w:pPr>
        <w:pStyle w:val="af5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完成</w:t>
      </w:r>
      <w:r>
        <w:t>ChatGLM</w:t>
      </w:r>
      <w:r>
        <w:rPr>
          <w:rFonts w:hint="eastAsia"/>
        </w:rPr>
        <w:t>2</w:t>
      </w:r>
      <w:r>
        <w:t>命令行交互</w:t>
      </w:r>
      <w:r>
        <w:rPr>
          <w:rFonts w:hint="eastAsia"/>
        </w:rPr>
        <w:t>，可以进行对话；</w:t>
      </w:r>
    </w:p>
    <w:p w:rsidR="00AC6C8A" w:rsidRDefault="00AC6C8A" w:rsidP="00AC6C8A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、消除</w:t>
      </w:r>
      <w:r>
        <w:t>ChatGLM</w:t>
      </w:r>
      <w:r>
        <w:rPr>
          <w:rFonts w:hint="eastAsia"/>
        </w:rPr>
        <w:t>2</w:t>
      </w:r>
      <w:r>
        <w:rPr>
          <w:rFonts w:hint="eastAsia"/>
        </w:rPr>
        <w:t>推理和</w:t>
      </w:r>
      <w:r>
        <w:t>命令行交互</w:t>
      </w:r>
      <w:r>
        <w:rPr>
          <w:rFonts w:hint="eastAsia"/>
        </w:rPr>
        <w:t>对话</w:t>
      </w:r>
      <w:r>
        <w:rPr>
          <w:rFonts w:hint="eastAsia"/>
        </w:rPr>
        <w:t>所产生的</w:t>
      </w:r>
      <w:r>
        <w:rPr>
          <w:rFonts w:hint="eastAsia"/>
        </w:rPr>
        <w:t>w</w:t>
      </w:r>
      <w:r>
        <w:t>arnings</w:t>
      </w:r>
      <w:r w:rsidR="00526A82">
        <w:t>,</w:t>
      </w:r>
      <w:r w:rsidR="00526A82">
        <w:rPr>
          <w:rFonts w:hint="eastAsia"/>
        </w:rPr>
        <w:t>并提交</w:t>
      </w:r>
      <w:r w:rsidR="00526A82">
        <w:rPr>
          <w:rFonts w:hint="eastAsia"/>
        </w:rPr>
        <w:t>P</w:t>
      </w:r>
      <w:r w:rsidR="00526A82">
        <w:t>R</w:t>
      </w:r>
      <w:r>
        <w:t>;</w:t>
      </w:r>
    </w:p>
    <w:p w:rsidR="00AC6C8A" w:rsidRDefault="00AC6C8A" w:rsidP="00AC6C8A">
      <w:pPr>
        <w:spacing w:line="240" w:lineRule="auto"/>
        <w:rPr>
          <w:rFonts w:hint="eastAsia"/>
        </w:rPr>
      </w:pPr>
    </w:p>
    <w:p w:rsidR="000C1032" w:rsidRDefault="000C1032" w:rsidP="00F00931">
      <w:pPr>
        <w:spacing w:line="240" w:lineRule="auto"/>
      </w:pPr>
      <w:r>
        <w:t>刘卫星本月</w:t>
      </w:r>
      <w:r>
        <w:t>1-17</w:t>
      </w:r>
      <w:r>
        <w:t>号的产出：</w:t>
      </w:r>
      <w:r>
        <w:br/>
        <w:t>1.win+cpu</w:t>
      </w:r>
      <w:r>
        <w:t>上安装</w:t>
      </w:r>
      <w:proofErr w:type="spellStart"/>
      <w:r>
        <w:t>mindspore</w:t>
      </w:r>
      <w:proofErr w:type="spellEnd"/>
      <w:r>
        <w:br/>
        <w:t>2</w:t>
      </w:r>
      <w:r>
        <w:t>、在启智平台上运行</w:t>
      </w:r>
      <w:r>
        <w:t>Sentiment</w:t>
      </w:r>
      <w:r>
        <w:t>情感分析实验</w:t>
      </w:r>
      <w:r>
        <w:br/>
        <w:t>3.</w:t>
      </w:r>
      <w:r>
        <w:t>基于</w:t>
      </w:r>
      <w:r>
        <w:t>BERT</w:t>
      </w:r>
      <w:r>
        <w:t>的自动问答实验，通过关闭</w:t>
      </w:r>
      <w:proofErr w:type="spellStart"/>
      <w:r>
        <w:t>xGate</w:t>
      </w:r>
      <w:proofErr w:type="spellEnd"/>
      <w:r>
        <w:t>后，成功将数据集传送到启智平台上</w:t>
      </w:r>
      <w:r>
        <w:br/>
        <w:t>4.</w:t>
      </w:r>
      <w:r>
        <w:t>基于</w:t>
      </w:r>
      <w:r>
        <w:t>BERT</w:t>
      </w:r>
      <w:r>
        <w:t>的自动问答实验，导入依赖库、运行环境配置和定义超参数</w:t>
      </w:r>
      <w:r>
        <w:t xml:space="preserve"> </w:t>
      </w:r>
      <w:r>
        <w:br/>
        <w:t xml:space="preserve">5. </w:t>
      </w:r>
      <w:r>
        <w:t>数据预览、定义数据预处理函数和定义训练函数</w:t>
      </w:r>
      <w:r>
        <w:br/>
        <w:t>6.</w:t>
      </w:r>
      <w:r>
        <w:t>中药炮制饮片质量判断模型准确性验证</w:t>
      </w:r>
      <w:r>
        <w:t xml:space="preserve"> </w:t>
      </w:r>
      <w:r>
        <w:br/>
        <w:t xml:space="preserve">7. </w:t>
      </w:r>
      <w:r>
        <w:t>可信认证考试，含编程知识与应用、软件工程与技术</w:t>
      </w:r>
      <w:r>
        <w:br/>
        <w:t xml:space="preserve">8. </w:t>
      </w:r>
      <w:r>
        <w:t>润和软件可信认证编程能力</w:t>
      </w:r>
      <w:proofErr w:type="gramStart"/>
      <w:r>
        <w:t>题板块</w:t>
      </w:r>
      <w:proofErr w:type="gramEnd"/>
      <w:r>
        <w:t>考试</w:t>
      </w:r>
      <w:r>
        <w:t xml:space="preserve"> </w:t>
      </w:r>
      <w:r>
        <w:br/>
        <w:t xml:space="preserve">9. </w:t>
      </w:r>
      <w:r>
        <w:t>西南交大经</w:t>
      </w:r>
      <w:proofErr w:type="gramStart"/>
      <w:r>
        <w:t>图项目</w:t>
      </w:r>
      <w:proofErr w:type="gramEnd"/>
      <w:r>
        <w:t>验证，修复</w:t>
      </w:r>
      <w:r>
        <w:t>bug3</w:t>
      </w:r>
      <w:r>
        <w:t>个，还有</w:t>
      </w:r>
      <w:r>
        <w:t>bug</w:t>
      </w:r>
      <w:r>
        <w:t>需要处理</w:t>
      </w: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977E47" w:rsidRDefault="00C87B73" w:rsidP="00F00931">
      <w:pPr>
        <w:spacing w:line="240" w:lineRule="auto"/>
      </w:pPr>
      <w:r>
        <w:rPr>
          <w:rFonts w:hint="eastAsia"/>
        </w:rPr>
        <w:t>刘卫星</w:t>
      </w:r>
      <w:r>
        <w:t>从</w:t>
      </w:r>
      <w:r>
        <w:t>5</w:t>
      </w:r>
      <w:r>
        <w:t>月</w:t>
      </w:r>
      <w:r>
        <w:t>18</w:t>
      </w:r>
      <w:r>
        <w:t>开始到今天的月度产</w:t>
      </w:r>
      <w:r>
        <w:rPr>
          <w:rFonts w:hint="eastAsia"/>
        </w:rPr>
        <w:t>：</w:t>
      </w:r>
    </w:p>
    <w:p w:rsidR="00977E47" w:rsidRPr="0013225F" w:rsidRDefault="00EE46D7" w:rsidP="00F00931">
      <w:pPr>
        <w:spacing w:line="240" w:lineRule="auto"/>
      </w:pPr>
      <w:r w:rsidRPr="0013225F">
        <w:rPr>
          <w:rFonts w:hint="eastAsia"/>
        </w:rPr>
        <w:t>1</w:t>
      </w:r>
      <w:r w:rsidRPr="0013225F">
        <w:rPr>
          <w:rFonts w:hint="eastAsia"/>
        </w:rPr>
        <w:t>、</w:t>
      </w:r>
      <w:r w:rsidR="00977E47" w:rsidRPr="0013225F">
        <w:rPr>
          <w:rFonts w:hint="eastAsia"/>
        </w:rPr>
        <w:t xml:space="preserve"> </w:t>
      </w:r>
      <w:r w:rsidR="00977E47" w:rsidRPr="0013225F">
        <w:rPr>
          <w:rFonts w:hint="eastAsia"/>
        </w:rPr>
        <w:t>基于</w:t>
      </w:r>
      <w:r w:rsidR="00977E47" w:rsidRPr="0013225F">
        <w:rPr>
          <w:rFonts w:hint="eastAsia"/>
        </w:rPr>
        <w:t>BERT</w:t>
      </w:r>
      <w:r w:rsidR="00977E47" w:rsidRPr="0013225F">
        <w:rPr>
          <w:rFonts w:hint="eastAsia"/>
        </w:rPr>
        <w:t>的自动问答实验，执行训练、定义评估函数、评估模型效果</w:t>
      </w:r>
      <w:proofErr w:type="gramStart"/>
      <w:r w:rsidR="00977E47" w:rsidRPr="0013225F">
        <w:rPr>
          <w:rFonts w:hint="eastAsia"/>
        </w:rPr>
        <w:t>和单例评估</w:t>
      </w:r>
      <w:proofErr w:type="gramEnd"/>
      <w:r w:rsidRPr="0013225F">
        <w:rPr>
          <w:rFonts w:hint="eastAsia"/>
        </w:rPr>
        <w:t>；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2</w:t>
      </w:r>
      <w:r w:rsidRPr="0013225F">
        <w:rPr>
          <w:rFonts w:hint="eastAsia"/>
        </w:rPr>
        <w:t>、</w:t>
      </w:r>
      <w:r w:rsidR="00977E47" w:rsidRPr="0013225F">
        <w:rPr>
          <w:rFonts w:hint="eastAsia"/>
        </w:rPr>
        <w:t>书写基于</w:t>
      </w:r>
      <w:r w:rsidR="00977E47" w:rsidRPr="0013225F">
        <w:rPr>
          <w:rFonts w:hint="eastAsia"/>
        </w:rPr>
        <w:t>BERT</w:t>
      </w:r>
      <w:r w:rsidR="00977E47" w:rsidRPr="0013225F">
        <w:rPr>
          <w:rFonts w:hint="eastAsia"/>
        </w:rPr>
        <w:t>的自动问答实验</w:t>
      </w:r>
      <w:r w:rsidR="00977E47" w:rsidRPr="0013225F">
        <w:rPr>
          <w:rFonts w:hint="eastAsia"/>
        </w:rPr>
        <w:t>markdown</w:t>
      </w:r>
      <w:r w:rsidR="00977E47" w:rsidRPr="0013225F">
        <w:rPr>
          <w:rFonts w:hint="eastAsia"/>
        </w:rPr>
        <w:t>文档</w:t>
      </w:r>
      <w:r w:rsidRPr="0013225F">
        <w:rPr>
          <w:rFonts w:hint="eastAsia"/>
        </w:rPr>
        <w:t>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3</w:t>
      </w:r>
      <w:r w:rsidRPr="0013225F">
        <w:rPr>
          <w:rFonts w:hint="eastAsia"/>
        </w:rPr>
        <w:t>、在启智</w:t>
      </w:r>
      <w:r w:rsidRPr="0013225F">
        <w:rPr>
          <w:rFonts w:hint="eastAsia"/>
        </w:rPr>
        <w:t>NPU</w:t>
      </w:r>
      <w:r w:rsidRPr="0013225F">
        <w:rPr>
          <w:rFonts w:hint="eastAsia"/>
        </w:rPr>
        <w:t>环境上运行成都中医院大学数字中医药分析项目；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4</w:t>
      </w:r>
      <w:r w:rsidRPr="0013225F">
        <w:rPr>
          <w:rFonts w:hint="eastAsia"/>
        </w:rPr>
        <w:t>、书写成都中医院大学数字中医药分析项目验收报告；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5</w:t>
      </w:r>
      <w:r w:rsidRPr="0013225F">
        <w:rPr>
          <w:rFonts w:hint="eastAsia"/>
        </w:rPr>
        <w:t>、西南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项目在</w:t>
      </w:r>
      <w:r w:rsidRPr="0013225F">
        <w:rPr>
          <w:rFonts w:hint="eastAsia"/>
        </w:rPr>
        <w:t>CPU</w:t>
      </w:r>
      <w:r w:rsidRPr="0013225F">
        <w:rPr>
          <w:rFonts w:hint="eastAsia"/>
        </w:rPr>
        <w:t>上训练、测试和交互测试；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6</w:t>
      </w:r>
      <w:r w:rsidRPr="0013225F">
        <w:rPr>
          <w:rFonts w:hint="eastAsia"/>
        </w:rPr>
        <w:t>、基于</w:t>
      </w:r>
      <w:r w:rsidRPr="0013225F">
        <w:rPr>
          <w:rFonts w:hint="eastAsia"/>
        </w:rPr>
        <w:t>BERT</w:t>
      </w:r>
      <w:r w:rsidRPr="0013225F">
        <w:rPr>
          <w:rFonts w:hint="eastAsia"/>
        </w:rPr>
        <w:t>的自动问答实验，消除</w:t>
      </w:r>
      <w:r w:rsidRPr="0013225F">
        <w:rPr>
          <w:rFonts w:hint="eastAsia"/>
        </w:rPr>
        <w:t>5</w:t>
      </w:r>
      <w:r w:rsidRPr="0013225F">
        <w:rPr>
          <w:rFonts w:hint="eastAsia"/>
        </w:rPr>
        <w:t>个</w:t>
      </w:r>
      <w:r w:rsidRPr="0013225F">
        <w:rPr>
          <w:rFonts w:hint="eastAsia"/>
        </w:rPr>
        <w:t>WARNING</w:t>
      </w:r>
      <w:r w:rsidRPr="0013225F">
        <w:rPr>
          <w:rFonts w:hint="eastAsia"/>
        </w:rPr>
        <w:t>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7</w:t>
      </w:r>
      <w:r w:rsidRPr="0013225F">
        <w:rPr>
          <w:rFonts w:hint="eastAsia"/>
        </w:rPr>
        <w:t>、西南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</w:t>
      </w:r>
      <w:r w:rsidRPr="0013225F">
        <w:rPr>
          <w:rFonts w:hint="eastAsia"/>
        </w:rPr>
        <w:t xml:space="preserve"> </w:t>
      </w:r>
      <w:proofErr w:type="spellStart"/>
      <w:r w:rsidRPr="0013225F">
        <w:rPr>
          <w:rFonts w:hint="eastAsia"/>
        </w:rPr>
        <w:t>CycleGan_DexiNed</w:t>
      </w:r>
      <w:proofErr w:type="spellEnd"/>
      <w:r w:rsidRPr="0013225F">
        <w:rPr>
          <w:rFonts w:hint="eastAsia"/>
        </w:rPr>
        <w:t>启智</w:t>
      </w:r>
      <w:r w:rsidRPr="0013225F">
        <w:rPr>
          <w:rFonts w:hint="eastAsia"/>
        </w:rPr>
        <w:t>NPU</w:t>
      </w:r>
      <w:r w:rsidRPr="0013225F">
        <w:rPr>
          <w:rFonts w:hint="eastAsia"/>
        </w:rPr>
        <w:t>上训练、测试和交互测试；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8</w:t>
      </w:r>
      <w:r w:rsidRPr="0013225F">
        <w:rPr>
          <w:rFonts w:hint="eastAsia"/>
        </w:rPr>
        <w:t>、召集会议评审西南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9</w:t>
      </w:r>
      <w:r w:rsidRPr="0013225F">
        <w:rPr>
          <w:rFonts w:hint="eastAsia"/>
        </w:rPr>
        <w:t>、西南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项目启智</w:t>
      </w:r>
      <w:r w:rsidRPr="0013225F">
        <w:rPr>
          <w:rFonts w:hint="eastAsia"/>
        </w:rPr>
        <w:t>NPU</w:t>
      </w:r>
      <w:r w:rsidRPr="0013225F">
        <w:rPr>
          <w:rFonts w:hint="eastAsia"/>
        </w:rPr>
        <w:t>上</w:t>
      </w:r>
      <w:r w:rsidRPr="0013225F">
        <w:rPr>
          <w:rFonts w:hint="eastAsia"/>
        </w:rPr>
        <w:t>910</w:t>
      </w:r>
      <w:r w:rsidRPr="0013225F">
        <w:rPr>
          <w:rFonts w:hint="eastAsia"/>
        </w:rPr>
        <w:t>推理跑通；</w:t>
      </w:r>
      <w:r w:rsidRPr="0013225F">
        <w:rPr>
          <w:rFonts w:hint="eastAsia"/>
        </w:rPr>
        <w:t xml:space="preserve"> 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10</w:t>
      </w:r>
      <w:r w:rsidRPr="0013225F">
        <w:rPr>
          <w:rFonts w:hint="eastAsia"/>
        </w:rPr>
        <w:t>、西南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项目验收报告书写；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11</w:t>
      </w:r>
      <w:r w:rsidRPr="0013225F">
        <w:rPr>
          <w:rFonts w:hint="eastAsia"/>
        </w:rPr>
        <w:t>、和华为员工沟通自动问答实验数据</w:t>
      </w:r>
      <w:proofErr w:type="gramStart"/>
      <w:r w:rsidRPr="0013225F">
        <w:rPr>
          <w:rFonts w:hint="eastAsia"/>
        </w:rPr>
        <w:t>集上传并返回</w:t>
      </w:r>
      <w:proofErr w:type="gramEnd"/>
      <w:r w:rsidRPr="0013225F">
        <w:rPr>
          <w:rFonts w:hint="eastAsia"/>
        </w:rPr>
        <w:t>URL</w:t>
      </w:r>
      <w:r w:rsidRPr="0013225F">
        <w:rPr>
          <w:rFonts w:hint="eastAsia"/>
        </w:rPr>
        <w:t>链接；</w:t>
      </w:r>
      <w:r w:rsidRPr="0013225F">
        <w:rPr>
          <w:rFonts w:hint="eastAsia"/>
        </w:rPr>
        <w:t xml:space="preserve"> 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12</w:t>
      </w:r>
      <w:r w:rsidRPr="0013225F">
        <w:rPr>
          <w:rFonts w:hint="eastAsia"/>
        </w:rPr>
        <w:t>、学习软件工程与技术和数据结构与算法，为可信</w:t>
      </w:r>
      <w:proofErr w:type="gramStart"/>
      <w:r w:rsidRPr="0013225F">
        <w:rPr>
          <w:rFonts w:hint="eastAsia"/>
        </w:rPr>
        <w:t>考试做</w:t>
      </w:r>
      <w:proofErr w:type="gramEnd"/>
      <w:r w:rsidRPr="0013225F">
        <w:rPr>
          <w:rFonts w:hint="eastAsia"/>
        </w:rPr>
        <w:t>准备；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13</w:t>
      </w:r>
      <w:r w:rsidRPr="0013225F">
        <w:rPr>
          <w:rFonts w:hint="eastAsia"/>
        </w:rPr>
        <w:t>、利用</w:t>
      </w:r>
      <w:r w:rsidRPr="0013225F">
        <w:rPr>
          <w:rFonts w:hint="eastAsia"/>
        </w:rPr>
        <w:t>download</w:t>
      </w:r>
      <w:r w:rsidRPr="0013225F">
        <w:rPr>
          <w:rFonts w:hint="eastAsia"/>
        </w:rPr>
        <w:t>下载数据集在启智</w:t>
      </w:r>
      <w:r w:rsidRPr="0013225F">
        <w:rPr>
          <w:rFonts w:hint="eastAsia"/>
        </w:rPr>
        <w:t>NPU</w:t>
      </w:r>
      <w:r w:rsidRPr="0013225F">
        <w:rPr>
          <w:rFonts w:hint="eastAsia"/>
        </w:rPr>
        <w:t>运行自动问答实验；</w:t>
      </w:r>
      <w:r w:rsidRPr="0013225F">
        <w:rPr>
          <w:rFonts w:hint="eastAsia"/>
        </w:rPr>
        <w:t xml:space="preserve"> 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14</w:t>
      </w:r>
      <w:r w:rsidRPr="0013225F">
        <w:rPr>
          <w:rFonts w:hint="eastAsia"/>
        </w:rPr>
        <w:t>、考试可信考试的软件工程与技术和信息安全考试；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15</w:t>
      </w:r>
      <w:r w:rsidRPr="0013225F">
        <w:rPr>
          <w:rFonts w:hint="eastAsia"/>
        </w:rPr>
        <w:t>、</w:t>
      </w:r>
      <w:r w:rsidRPr="0013225F">
        <w:rPr>
          <w:rFonts w:hint="eastAsia"/>
        </w:rPr>
        <w:t xml:space="preserve"> </w:t>
      </w:r>
      <w:r w:rsidRPr="0013225F">
        <w:rPr>
          <w:rFonts w:hint="eastAsia"/>
        </w:rPr>
        <w:t>四川美术学院基于</w:t>
      </w:r>
      <w:proofErr w:type="spellStart"/>
      <w:r w:rsidRPr="0013225F">
        <w:rPr>
          <w:rFonts w:hint="eastAsia"/>
        </w:rPr>
        <w:t>CycleGAN</w:t>
      </w:r>
      <w:proofErr w:type="spellEnd"/>
      <w:r w:rsidRPr="0013225F">
        <w:rPr>
          <w:rFonts w:hint="eastAsia"/>
        </w:rPr>
        <w:t>算法风格迁移验证；</w:t>
      </w:r>
      <w:r w:rsidRPr="0013225F">
        <w:rPr>
          <w:rFonts w:hint="eastAsia"/>
        </w:rPr>
        <w:t xml:space="preserve"> </w:t>
      </w:r>
    </w:p>
    <w:p w:rsidR="00977E47" w:rsidRDefault="00EE46D7" w:rsidP="00F00931">
      <w:pPr>
        <w:spacing w:line="240" w:lineRule="auto"/>
      </w:pPr>
      <w:r w:rsidRPr="0013225F">
        <w:rPr>
          <w:rFonts w:hint="eastAsia"/>
        </w:rPr>
        <w:t>16</w:t>
      </w:r>
      <w:r w:rsidRPr="0013225F">
        <w:rPr>
          <w:rFonts w:hint="eastAsia"/>
        </w:rPr>
        <w:t>、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科学出版物分类导入依赖库、定义参数配置、转换数据格式为</w:t>
      </w:r>
      <w:proofErr w:type="spellStart"/>
      <w:r w:rsidRPr="0013225F">
        <w:rPr>
          <w:rFonts w:hint="eastAsia"/>
        </w:rPr>
        <w:t>mindrecord</w:t>
      </w:r>
      <w:proofErr w:type="spellEnd"/>
      <w:r w:rsidRPr="0013225F">
        <w:rPr>
          <w:rFonts w:hint="eastAsia"/>
        </w:rPr>
        <w:t>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17</w:t>
      </w:r>
      <w:r w:rsidRPr="0013225F">
        <w:rPr>
          <w:rFonts w:hint="eastAsia"/>
        </w:rPr>
        <w:t>、四川美术学院基于</w:t>
      </w:r>
      <w:proofErr w:type="spellStart"/>
      <w:r w:rsidRPr="0013225F">
        <w:rPr>
          <w:rFonts w:hint="eastAsia"/>
        </w:rPr>
        <w:t>CycleGAN</w:t>
      </w:r>
      <w:proofErr w:type="spellEnd"/>
      <w:r w:rsidRPr="0013225F">
        <w:rPr>
          <w:rFonts w:hint="eastAsia"/>
        </w:rPr>
        <w:t>算法风格迁移进行验证会议，总结问题；</w:t>
      </w:r>
      <w:r w:rsidRPr="0013225F">
        <w:rPr>
          <w:rFonts w:hint="eastAsia"/>
        </w:rPr>
        <w:t xml:space="preserve"> 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18</w:t>
      </w:r>
      <w:r w:rsidRPr="0013225F">
        <w:rPr>
          <w:rFonts w:hint="eastAsia"/>
        </w:rPr>
        <w:t>、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出版物分类定义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网络参数和结构、定义训练和评估函数、启动训练和评估；</w:t>
      </w:r>
      <w:r w:rsidRPr="0013225F">
        <w:rPr>
          <w:rFonts w:hint="eastAsia"/>
        </w:rPr>
        <w:t xml:space="preserve"> </w:t>
      </w:r>
    </w:p>
    <w:p w:rsidR="00977E47" w:rsidRPr="0013225F" w:rsidRDefault="00EE46D7" w:rsidP="00F00931">
      <w:pPr>
        <w:spacing w:line="240" w:lineRule="auto"/>
      </w:pPr>
      <w:r w:rsidRPr="0013225F">
        <w:rPr>
          <w:rFonts w:hint="eastAsia"/>
        </w:rPr>
        <w:t>19</w:t>
      </w:r>
      <w:r w:rsidRPr="0013225F">
        <w:rPr>
          <w:rFonts w:hint="eastAsia"/>
        </w:rPr>
        <w:t>、完成智能基座课程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科学出版物分类案例</w:t>
      </w:r>
      <w:r w:rsidRPr="0013225F">
        <w:rPr>
          <w:rFonts w:hint="eastAsia"/>
        </w:rPr>
        <w:t>markdown</w:t>
      </w:r>
      <w:r w:rsidRPr="0013225F">
        <w:rPr>
          <w:rFonts w:hint="eastAsia"/>
        </w:rPr>
        <w:t>文档</w:t>
      </w:r>
      <w:r w:rsidRPr="0013225F">
        <w:rPr>
          <w:rFonts w:hint="eastAsia"/>
        </w:rPr>
        <w:t>1</w:t>
      </w:r>
      <w:r w:rsidRPr="0013225F">
        <w:rPr>
          <w:rFonts w:hint="eastAsia"/>
        </w:rPr>
        <w:t>个；</w:t>
      </w:r>
    </w:p>
    <w:p w:rsidR="00EE46D7" w:rsidRPr="0013225F" w:rsidRDefault="00EE46D7" w:rsidP="00F00931">
      <w:pPr>
        <w:spacing w:line="240" w:lineRule="auto"/>
      </w:pPr>
      <w:r w:rsidRPr="0013225F">
        <w:rPr>
          <w:rFonts w:hint="eastAsia"/>
        </w:rPr>
        <w:t>20</w:t>
      </w:r>
      <w:r w:rsidRPr="0013225F">
        <w:rPr>
          <w:rFonts w:hint="eastAsia"/>
        </w:rPr>
        <w:t>、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科学出版物分类解决警告一个，替换为</w:t>
      </w:r>
      <w:r w:rsidRPr="0013225F">
        <w:rPr>
          <w:rFonts w:hint="eastAsia"/>
        </w:rPr>
        <w:t>mindspore2.0</w:t>
      </w:r>
      <w:r w:rsidRPr="0013225F">
        <w:rPr>
          <w:rFonts w:hint="eastAsia"/>
        </w:rPr>
        <w:t>接口</w:t>
      </w:r>
      <w:r w:rsidRPr="0013225F">
        <w:rPr>
          <w:rFonts w:hint="eastAsia"/>
        </w:rPr>
        <w:t xml:space="preserve">; </w:t>
      </w:r>
    </w:p>
    <w:p w:rsidR="00EE46D7" w:rsidRDefault="00EE46D7" w:rsidP="00F00931">
      <w:pPr>
        <w:spacing w:line="240" w:lineRule="auto"/>
      </w:pPr>
      <w:r w:rsidRPr="0013225F">
        <w:rPr>
          <w:rFonts w:hint="eastAsia"/>
        </w:rPr>
        <w:t>21</w:t>
      </w:r>
      <w:r w:rsidRPr="0013225F">
        <w:rPr>
          <w:rFonts w:hint="eastAsia"/>
        </w:rPr>
        <w:t>、提交智能基座</w:t>
      </w:r>
      <w:r w:rsidRPr="0013225F">
        <w:rPr>
          <w:rFonts w:hint="eastAsia"/>
        </w:rPr>
        <w:t>3</w:t>
      </w:r>
      <w:r w:rsidRPr="0013225F">
        <w:rPr>
          <w:rFonts w:hint="eastAsia"/>
        </w:rPr>
        <w:t>个项目的</w:t>
      </w:r>
      <w:r w:rsidRPr="0013225F">
        <w:rPr>
          <w:rFonts w:hint="eastAsia"/>
        </w:rPr>
        <w:t>PR,</w:t>
      </w:r>
      <w:r w:rsidRPr="0013225F">
        <w:rPr>
          <w:rFonts w:hint="eastAsia"/>
        </w:rPr>
        <w:t>并解决</w:t>
      </w:r>
      <w:r w:rsidRPr="0013225F">
        <w:rPr>
          <w:rFonts w:hint="eastAsia"/>
        </w:rPr>
        <w:t>push</w:t>
      </w:r>
      <w:r w:rsidRPr="0013225F">
        <w:rPr>
          <w:rFonts w:hint="eastAsia"/>
        </w:rPr>
        <w:t>代码出现的问题，成功提交；</w:t>
      </w:r>
    </w:p>
    <w:p w:rsidR="0013225F" w:rsidRDefault="0013225F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715BC4" w:rsidP="00F00931">
      <w:pPr>
        <w:spacing w:line="240" w:lineRule="auto"/>
      </w:pPr>
      <w:r>
        <w:rPr>
          <w:rFonts w:hint="eastAsia"/>
        </w:rPr>
        <w:t>工作总结：</w:t>
      </w:r>
    </w:p>
    <w:p w:rsidR="001274E0" w:rsidRDefault="001274E0" w:rsidP="00D96A97">
      <w:pPr>
        <w:pStyle w:val="af5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环境安装，</w:t>
      </w:r>
      <w:proofErr w:type="spellStart"/>
      <w:r>
        <w:t>win+cpu</w:t>
      </w:r>
      <w:proofErr w:type="spellEnd"/>
      <w:r>
        <w:t>上安装</w:t>
      </w:r>
      <w:proofErr w:type="spellStart"/>
      <w:r>
        <w:t>mindspore</w:t>
      </w:r>
      <w:proofErr w:type="spellEnd"/>
      <w:r>
        <w:rPr>
          <w:rFonts w:hint="eastAsia"/>
        </w:rPr>
        <w:t>，安装好</w:t>
      </w:r>
      <w:r w:rsidRPr="001274E0">
        <w:rPr>
          <w:rFonts w:hint="eastAsia"/>
        </w:rPr>
        <w:t>Anaconda</w:t>
      </w:r>
      <w:r>
        <w:rPr>
          <w:rFonts w:hint="eastAsia"/>
        </w:rPr>
        <w:t>、</w:t>
      </w:r>
      <w:proofErr w:type="spellStart"/>
      <w:r w:rsidRPr="001274E0">
        <w:t>pycharm</w:t>
      </w:r>
      <w:proofErr w:type="spellEnd"/>
      <w:r>
        <w:rPr>
          <w:rFonts w:hint="eastAsia"/>
        </w:rPr>
        <w:t>，学习启智</w:t>
      </w:r>
      <w:r>
        <w:rPr>
          <w:rFonts w:hint="eastAsia"/>
        </w:rPr>
        <w:t>N</w:t>
      </w:r>
      <w:r>
        <w:t>PU</w:t>
      </w:r>
      <w:r>
        <w:rPr>
          <w:rFonts w:hint="eastAsia"/>
        </w:rPr>
        <w:t>调试任务创立和使用；</w:t>
      </w:r>
    </w:p>
    <w:p w:rsidR="00715BC4" w:rsidRPr="001A639C" w:rsidRDefault="001A639C" w:rsidP="00D96A97">
      <w:pPr>
        <w:pStyle w:val="af5"/>
        <w:numPr>
          <w:ilvl w:val="0"/>
          <w:numId w:val="11"/>
        </w:numPr>
        <w:spacing w:line="240" w:lineRule="auto"/>
        <w:ind w:firstLineChars="0"/>
      </w:pPr>
      <w:r>
        <w:t>在启智平台</w:t>
      </w:r>
      <w:r>
        <w:rPr>
          <w:rFonts w:hint="eastAsia"/>
        </w:rPr>
        <w:t>和</w:t>
      </w:r>
      <w:proofErr w:type="spellStart"/>
      <w:r w:rsidRPr="001A639C">
        <w:t>MindStudio</w:t>
      </w:r>
      <w:proofErr w:type="spellEnd"/>
      <w:r>
        <w:t>上运行</w:t>
      </w:r>
      <w:r>
        <w:t>Sentiment</w:t>
      </w:r>
      <w:r>
        <w:t>情感分析实验</w:t>
      </w:r>
      <w:r>
        <w:rPr>
          <w:rFonts w:hint="eastAsia"/>
        </w:rPr>
        <w:t>，本实验以</w:t>
      </w:r>
      <w:r w:rsidRPr="00AB60F1">
        <w:rPr>
          <w:rFonts w:hint="eastAsia"/>
        </w:rPr>
        <w:t>IMDB</w:t>
      </w:r>
      <w:r w:rsidRPr="00AB60F1">
        <w:rPr>
          <w:rFonts w:hint="eastAsia"/>
        </w:rPr>
        <w:t>影评情感分类为例来体验</w:t>
      </w:r>
      <w:proofErr w:type="spellStart"/>
      <w:r w:rsidRPr="00AB60F1">
        <w:rPr>
          <w:rFonts w:hint="eastAsia"/>
        </w:rPr>
        <w:t>MindSpore</w:t>
      </w:r>
      <w:proofErr w:type="spellEnd"/>
      <w:r w:rsidRPr="00AB60F1">
        <w:rPr>
          <w:rFonts w:hint="eastAsia"/>
        </w:rPr>
        <w:t>在自然语言处理上的应用</w:t>
      </w:r>
      <w:r>
        <w:rPr>
          <w:rFonts w:hint="eastAsia"/>
        </w:rPr>
        <w:t>，</w:t>
      </w:r>
      <w:r w:rsidRPr="00AB60F1">
        <w:rPr>
          <w:rFonts w:hint="eastAsia"/>
        </w:rPr>
        <w:t>使用</w:t>
      </w:r>
      <w:proofErr w:type="spellStart"/>
      <w:r w:rsidRPr="00AB60F1">
        <w:rPr>
          <w:rFonts w:hint="eastAsia"/>
        </w:rPr>
        <w:t>MindSpore</w:t>
      </w:r>
      <w:proofErr w:type="spellEnd"/>
      <w:r>
        <w:rPr>
          <w:rFonts w:hint="eastAsia"/>
        </w:rPr>
        <w:t>框架</w:t>
      </w:r>
      <w:r w:rsidRPr="00AB60F1">
        <w:rPr>
          <w:rFonts w:hint="eastAsia"/>
        </w:rPr>
        <w:t>进行自然语言中处理情感分类问题，理解了如何通过定义和初始化基于</w:t>
      </w:r>
      <w:r w:rsidRPr="00AB60F1">
        <w:rPr>
          <w:rFonts w:hint="eastAsia"/>
        </w:rPr>
        <w:t>LSTM</w:t>
      </w:r>
      <w:r w:rsidRPr="00AB60F1">
        <w:rPr>
          <w:rFonts w:hint="eastAsia"/>
        </w:rPr>
        <w:t>的</w:t>
      </w:r>
      <w:proofErr w:type="spellStart"/>
      <w:r w:rsidRPr="00AB60F1">
        <w:rPr>
          <w:rFonts w:hint="eastAsia"/>
        </w:rPr>
        <w:t>SentimentNet</w:t>
      </w:r>
      <w:proofErr w:type="spellEnd"/>
      <w:r w:rsidRPr="00AB60F1">
        <w:rPr>
          <w:rFonts w:hint="eastAsia"/>
        </w:rPr>
        <w:t>网络进行训练模型及验证正确率</w:t>
      </w:r>
      <w:r>
        <w:rPr>
          <w:rFonts w:cs="Huawei Sans" w:hint="eastAsia"/>
        </w:rPr>
        <w:t>，同时也</w:t>
      </w:r>
      <w:r>
        <w:rPr>
          <w:rFonts w:cs="Huawei Sans"/>
        </w:rPr>
        <w:t>熟悉了</w:t>
      </w:r>
      <w:proofErr w:type="spellStart"/>
      <w:r>
        <w:rPr>
          <w:rFonts w:cs="Huawei Sans"/>
        </w:rPr>
        <w:t>MindSpore</w:t>
      </w:r>
      <w:proofErr w:type="spellEnd"/>
      <w:r>
        <w:rPr>
          <w:rFonts w:cs="Huawei Sans"/>
        </w:rPr>
        <w:t>深度学习框架的基础用法</w:t>
      </w:r>
      <w:r>
        <w:rPr>
          <w:rFonts w:cs="Huawei Sans" w:hint="eastAsia"/>
        </w:rPr>
        <w:t>，以及</w:t>
      </w:r>
      <w:proofErr w:type="spellStart"/>
      <w:r w:rsidRPr="006F1849">
        <w:rPr>
          <w:rFonts w:cs="Huawei Sans"/>
        </w:rPr>
        <w:t>MindStudio</w:t>
      </w:r>
      <w:proofErr w:type="spellEnd"/>
      <w:r>
        <w:rPr>
          <w:rFonts w:cs="Huawei Sans"/>
        </w:rPr>
        <w:t>软件</w:t>
      </w:r>
      <w:r w:rsidRPr="006F1849">
        <w:rPr>
          <w:rFonts w:cs="Huawei Sans"/>
        </w:rPr>
        <w:t>的</w:t>
      </w:r>
      <w:r>
        <w:rPr>
          <w:rFonts w:cs="Huawei Sans" w:hint="eastAsia"/>
        </w:rPr>
        <w:t>简单操作</w:t>
      </w:r>
      <w:r>
        <w:rPr>
          <w:rFonts w:cs="Huawei Sans"/>
        </w:rPr>
        <w:t>等</w:t>
      </w:r>
      <w:r>
        <w:rPr>
          <w:rFonts w:cs="Huawei Sans" w:hint="eastAsia"/>
        </w:rPr>
        <w:t>。</w:t>
      </w:r>
    </w:p>
    <w:p w:rsidR="007E1329" w:rsidRDefault="00803338" w:rsidP="00D96A97">
      <w:pPr>
        <w:pStyle w:val="af5"/>
        <w:numPr>
          <w:ilvl w:val="0"/>
          <w:numId w:val="11"/>
        </w:numPr>
        <w:spacing w:line="240" w:lineRule="auto"/>
        <w:ind w:firstLineChars="0"/>
      </w:pPr>
      <w:r>
        <w:t>基于</w:t>
      </w:r>
      <w:r>
        <w:t>BERT</w:t>
      </w:r>
      <w:r>
        <w:t>的自动问答实验，</w:t>
      </w:r>
      <w:r w:rsidR="009E141D">
        <w:rPr>
          <w:rFonts w:hint="eastAsia"/>
        </w:rPr>
        <w:t>步骤如下：</w:t>
      </w:r>
      <w:r>
        <w:t>导入依赖库、运行环境配置和定义超参数</w:t>
      </w:r>
      <w:r>
        <w:rPr>
          <w:rFonts w:hint="eastAsia"/>
        </w:rPr>
        <w:t>、</w:t>
      </w:r>
      <w:r>
        <w:t>数据预览、定义数据预处理函数和定义训练函数</w:t>
      </w:r>
      <w:r w:rsidR="009E141D">
        <w:rPr>
          <w:rFonts w:hint="eastAsia"/>
        </w:rPr>
        <w:t>、</w:t>
      </w:r>
      <w:r w:rsidR="009E141D" w:rsidRPr="0013225F">
        <w:rPr>
          <w:rFonts w:hint="eastAsia"/>
        </w:rPr>
        <w:t>执行训练、定义评估函数、评估模型效果</w:t>
      </w:r>
      <w:proofErr w:type="gramStart"/>
      <w:r w:rsidR="009E141D" w:rsidRPr="0013225F">
        <w:rPr>
          <w:rFonts w:hint="eastAsia"/>
        </w:rPr>
        <w:t>和单例评估</w:t>
      </w:r>
      <w:proofErr w:type="gramEnd"/>
      <w:r w:rsidR="009E141D">
        <w:rPr>
          <w:rFonts w:hint="eastAsia"/>
        </w:rPr>
        <w:t>。</w:t>
      </w:r>
      <w:r w:rsidR="009E141D">
        <w:t>基于</w:t>
      </w:r>
      <w:proofErr w:type="spellStart"/>
      <w:r w:rsidR="009E141D">
        <w:t>MindSpore</w:t>
      </w:r>
      <w:proofErr w:type="spellEnd"/>
      <w:r w:rsidR="009E141D">
        <w:t>实现阅读理解问答系统</w:t>
      </w:r>
      <w:r w:rsidR="009E141D">
        <w:rPr>
          <w:rFonts w:hint="eastAsia"/>
        </w:rPr>
        <w:t>，</w:t>
      </w:r>
      <w:r w:rsidR="009E141D" w:rsidRPr="00845665">
        <w:t>使用了</w:t>
      </w:r>
      <w:r w:rsidR="009E141D" w:rsidRPr="00845665">
        <w:t>BERT</w:t>
      </w:r>
      <w:proofErr w:type="gramStart"/>
      <w:r w:rsidR="009E141D" w:rsidRPr="00845665">
        <w:t>预训练</w:t>
      </w:r>
      <w:proofErr w:type="gramEnd"/>
      <w:r w:rsidR="009E141D" w:rsidRPr="00845665">
        <w:t>微调的方式进行训练。</w:t>
      </w:r>
    </w:p>
    <w:p w:rsidR="001A639C" w:rsidRDefault="007E1329" w:rsidP="00D96A97">
      <w:pPr>
        <w:pStyle w:val="af5"/>
        <w:numPr>
          <w:ilvl w:val="0"/>
          <w:numId w:val="11"/>
        </w:numPr>
        <w:spacing w:line="240" w:lineRule="auto"/>
        <w:ind w:firstLineChars="0"/>
      </w:pPr>
      <w:r w:rsidRPr="0013225F">
        <w:rPr>
          <w:rFonts w:hint="eastAsia"/>
        </w:rPr>
        <w:t>GCN</w:t>
      </w:r>
      <w:r w:rsidRPr="0013225F">
        <w:rPr>
          <w:rFonts w:hint="eastAsia"/>
        </w:rPr>
        <w:t>科学出版物分类</w:t>
      </w:r>
      <w:r>
        <w:rPr>
          <w:rFonts w:hint="eastAsia"/>
        </w:rPr>
        <w:t>，步骤如下：</w:t>
      </w:r>
      <w:r w:rsidRPr="0013225F">
        <w:rPr>
          <w:rFonts w:hint="eastAsia"/>
        </w:rPr>
        <w:t>导入依赖库、定义参数配置、转换数据格式为</w:t>
      </w:r>
      <w:proofErr w:type="spellStart"/>
      <w:r w:rsidRPr="0013225F">
        <w:rPr>
          <w:rFonts w:hint="eastAsia"/>
        </w:rPr>
        <w:t>mindrecord</w:t>
      </w:r>
      <w:proofErr w:type="spellEnd"/>
      <w:r>
        <w:rPr>
          <w:rFonts w:hint="eastAsia"/>
        </w:rPr>
        <w:t>、</w:t>
      </w:r>
      <w:r w:rsidRPr="0013225F">
        <w:rPr>
          <w:rFonts w:hint="eastAsia"/>
        </w:rPr>
        <w:t>定义</w:t>
      </w:r>
      <w:r w:rsidRPr="0013225F">
        <w:rPr>
          <w:rFonts w:hint="eastAsia"/>
        </w:rPr>
        <w:t>GCN</w:t>
      </w:r>
      <w:r w:rsidRPr="0013225F">
        <w:rPr>
          <w:rFonts w:hint="eastAsia"/>
        </w:rPr>
        <w:t>网络参数和结构、定义训练和评估函数、启动训练和评估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Mind</w:t>
      </w:r>
      <w:r>
        <w:t>Spore</w:t>
      </w:r>
      <w:proofErr w:type="spellEnd"/>
      <w:r>
        <w:t>实现图卷积神经网络</w:t>
      </w:r>
      <w:r>
        <w:t>GCN</w:t>
      </w:r>
      <w:r>
        <w:rPr>
          <w:rFonts w:hint="eastAsia"/>
        </w:rPr>
        <w:t>，</w:t>
      </w:r>
      <w:r>
        <w:t>用于科学出版物分类</w:t>
      </w:r>
      <w:r>
        <w:rPr>
          <w:rFonts w:hint="eastAsia"/>
        </w:rPr>
        <w:t>。</w:t>
      </w:r>
    </w:p>
    <w:p w:rsidR="007E1329" w:rsidRPr="001274E0" w:rsidRDefault="009C767D" w:rsidP="00D96A97">
      <w:pPr>
        <w:pStyle w:val="af5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A</w:t>
      </w:r>
      <w:r>
        <w:t>I+X</w:t>
      </w:r>
      <w:r>
        <w:rPr>
          <w:rFonts w:hint="eastAsia"/>
        </w:rPr>
        <w:t>三个项目验证，</w:t>
      </w:r>
      <w:r w:rsidR="00514E34" w:rsidRPr="0013225F">
        <w:rPr>
          <w:rFonts w:hint="eastAsia"/>
        </w:rPr>
        <w:t>成都中医院大学数字中医药分析项目</w:t>
      </w:r>
      <w:r w:rsidR="00514E34">
        <w:rPr>
          <w:rFonts w:hint="eastAsia"/>
        </w:rPr>
        <w:t>、</w:t>
      </w:r>
      <w:r w:rsidR="00514E34" w:rsidRPr="0013225F">
        <w:rPr>
          <w:rFonts w:hint="eastAsia"/>
        </w:rPr>
        <w:t>西南</w:t>
      </w:r>
      <w:proofErr w:type="gramStart"/>
      <w:r w:rsidR="00514E34" w:rsidRPr="0013225F">
        <w:rPr>
          <w:rFonts w:hint="eastAsia"/>
        </w:rPr>
        <w:t>交大线稿提取</w:t>
      </w:r>
      <w:proofErr w:type="gramEnd"/>
      <w:r w:rsidR="00514E34" w:rsidRPr="0013225F">
        <w:rPr>
          <w:rFonts w:hint="eastAsia"/>
        </w:rPr>
        <w:t>项目</w:t>
      </w:r>
      <w:r w:rsidR="00514E34">
        <w:rPr>
          <w:rFonts w:hint="eastAsia"/>
        </w:rPr>
        <w:t>和</w:t>
      </w:r>
      <w:r w:rsidR="00514E34" w:rsidRPr="0013225F">
        <w:rPr>
          <w:rFonts w:hint="eastAsia"/>
        </w:rPr>
        <w:t>四川美术学院基于</w:t>
      </w:r>
      <w:proofErr w:type="spellStart"/>
      <w:r w:rsidR="00514E34" w:rsidRPr="0013225F">
        <w:rPr>
          <w:rFonts w:hint="eastAsia"/>
        </w:rPr>
        <w:t>CycleGAN</w:t>
      </w:r>
      <w:proofErr w:type="spellEnd"/>
      <w:r w:rsidR="00514E34" w:rsidRPr="0013225F">
        <w:rPr>
          <w:rFonts w:hint="eastAsia"/>
        </w:rPr>
        <w:t>算法风格迁移</w:t>
      </w:r>
      <w:r w:rsidR="00514E34">
        <w:rPr>
          <w:rFonts w:hint="eastAsia"/>
        </w:rPr>
        <w:t>。</w:t>
      </w:r>
    </w:p>
    <w:p w:rsidR="008B0A94" w:rsidRPr="008B0A94" w:rsidRDefault="008B0A94" w:rsidP="008B0A94">
      <w:pPr>
        <w:spacing w:line="240" w:lineRule="auto"/>
      </w:pPr>
      <w:r w:rsidRPr="008B0A94">
        <w:rPr>
          <w:rFonts w:hint="eastAsia"/>
        </w:rPr>
        <w:t>工作中的问题及思考</w:t>
      </w:r>
      <w:r>
        <w:rPr>
          <w:rFonts w:hint="eastAsia"/>
        </w:rPr>
        <w:t>：</w:t>
      </w:r>
    </w:p>
    <w:p w:rsidR="007575D6" w:rsidRDefault="007575D6" w:rsidP="00D96A97">
      <w:pPr>
        <w:pStyle w:val="af5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必须</w:t>
      </w:r>
      <w:r>
        <w:t>关闭</w:t>
      </w:r>
      <w:proofErr w:type="spellStart"/>
      <w:r>
        <w:t>xGate</w:t>
      </w:r>
      <w:proofErr w:type="spellEnd"/>
      <w:r>
        <w:t>后，</w:t>
      </w:r>
      <w:r>
        <w:rPr>
          <w:rFonts w:hint="eastAsia"/>
        </w:rPr>
        <w:t>才能</w:t>
      </w:r>
      <w:r>
        <w:t>成功将数据集传送到启智平台上</w:t>
      </w:r>
      <w:r>
        <w:rPr>
          <w:rFonts w:hint="eastAsia"/>
        </w:rPr>
        <w:t>；</w:t>
      </w:r>
    </w:p>
    <w:p w:rsidR="00D32046" w:rsidRDefault="00CB5917" w:rsidP="00CB5917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32046" w:rsidRPr="00B752BA">
        <w:rPr>
          <w:rFonts w:hint="eastAsia"/>
        </w:rPr>
        <w:t>基于</w:t>
      </w:r>
      <w:r w:rsidR="00D32046" w:rsidRPr="00B752BA">
        <w:rPr>
          <w:rFonts w:hint="eastAsia"/>
        </w:rPr>
        <w:t>BERT</w:t>
      </w:r>
      <w:r w:rsidR="00D32046" w:rsidRPr="00B752BA">
        <w:rPr>
          <w:rFonts w:hint="eastAsia"/>
        </w:rPr>
        <w:t>的自动问答实验</w:t>
      </w:r>
      <w:r w:rsidR="00D32046">
        <w:rPr>
          <w:rFonts w:hint="eastAsia"/>
        </w:rPr>
        <w:t>，</w:t>
      </w:r>
      <w:r w:rsidR="00D32046">
        <w:t>保证保存和加载时的网络结构</w:t>
      </w:r>
      <w:r w:rsidR="00D32046">
        <w:rPr>
          <w:rFonts w:hint="eastAsia"/>
        </w:rPr>
        <w:t>必须</w:t>
      </w:r>
      <w:r w:rsidR="00D32046">
        <w:t>一致</w:t>
      </w:r>
      <w:r w:rsidR="00D32046">
        <w:rPr>
          <w:rFonts w:hint="eastAsia"/>
        </w:rPr>
        <w:t>，不然会出现警告；</w:t>
      </w:r>
    </w:p>
    <w:p w:rsidR="00D32046" w:rsidRDefault="00D32046" w:rsidP="00D32046">
      <w:pPr>
        <w:spacing w:line="24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3225F">
        <w:rPr>
          <w:rFonts w:hint="eastAsia"/>
        </w:rPr>
        <w:t>提交智能基座</w:t>
      </w:r>
      <w:r w:rsidRPr="0013225F">
        <w:rPr>
          <w:rFonts w:hint="eastAsia"/>
        </w:rPr>
        <w:t>3</w:t>
      </w:r>
      <w:r w:rsidRPr="0013225F">
        <w:rPr>
          <w:rFonts w:hint="eastAsia"/>
        </w:rPr>
        <w:t>个项目的</w:t>
      </w:r>
      <w:r w:rsidRPr="0013225F">
        <w:rPr>
          <w:rFonts w:hint="eastAsia"/>
        </w:rPr>
        <w:t>PR, push</w:t>
      </w:r>
      <w:r w:rsidRPr="0013225F">
        <w:rPr>
          <w:rFonts w:hint="eastAsia"/>
        </w:rPr>
        <w:t>代码出现</w:t>
      </w:r>
      <w:r>
        <w:t>p</w:t>
      </w:r>
      <w:r>
        <w:rPr>
          <w:rFonts w:hint="eastAsia"/>
        </w:rPr>
        <w:t>ort</w:t>
      </w:r>
      <w:r>
        <w:t xml:space="preserve"> 443: Bad access</w:t>
      </w:r>
      <w:r w:rsidRPr="0013225F">
        <w:rPr>
          <w:rFonts w:hint="eastAsia"/>
        </w:rPr>
        <w:t>问题，</w:t>
      </w:r>
      <w:r>
        <w:rPr>
          <w:rFonts w:hint="eastAsia"/>
        </w:rPr>
        <w:t>通过</w:t>
      </w:r>
      <w:r w:rsidR="00E441E2">
        <w:rPr>
          <w:rFonts w:ascii="Arial" w:hAnsi="Arial" w:cs="Arial"/>
          <w:color w:val="2A2B31"/>
          <w:bdr w:val="none" w:sz="0" w:space="0" w:color="auto" w:frame="1"/>
          <w:shd w:val="clear" w:color="auto" w:fill="FFFFFF"/>
        </w:rPr>
        <w:t>使用</w:t>
      </w:r>
      <w:r w:rsidR="00E441E2">
        <w:rPr>
          <w:rFonts w:ascii="Arial" w:hAnsi="Arial" w:cs="Arial"/>
          <w:color w:val="2A2B31"/>
          <w:shd w:val="clear" w:color="auto" w:fill="FFFFFF"/>
        </w:rPr>
        <w:t> token</w:t>
      </w:r>
      <w:r w:rsidR="00E441E2">
        <w:rPr>
          <w:rFonts w:ascii="Arial" w:hAnsi="Arial" w:cs="Arial"/>
          <w:color w:val="2A2B31"/>
          <w:bdr w:val="none" w:sz="0" w:space="0" w:color="auto" w:frame="1"/>
          <w:shd w:val="clear" w:color="auto" w:fill="FFFFFF"/>
        </w:rPr>
        <w:t>，来解决这个问题</w:t>
      </w:r>
      <w:r w:rsidR="00E441E2">
        <w:rPr>
          <w:rFonts w:ascii="Arial" w:hAnsi="Arial" w:cs="Arial" w:hint="eastAsia"/>
          <w:color w:val="2A2B31"/>
          <w:bdr w:val="none" w:sz="0" w:space="0" w:color="auto" w:frame="1"/>
          <w:shd w:val="clear" w:color="auto" w:fill="FFFFFF"/>
        </w:rPr>
        <w:t>，</w:t>
      </w:r>
      <w:r w:rsidRPr="0013225F">
        <w:rPr>
          <w:rFonts w:hint="eastAsia"/>
        </w:rPr>
        <w:t>成功提交；</w:t>
      </w:r>
    </w:p>
    <w:p w:rsidR="00D32046" w:rsidRDefault="00D32046" w:rsidP="00D32046">
      <w:pPr>
        <w:spacing w:line="240" w:lineRule="auto"/>
      </w:pPr>
    </w:p>
    <w:p w:rsidR="00CB5917" w:rsidRDefault="00CB5917" w:rsidP="00D32046">
      <w:pPr>
        <w:spacing w:line="240" w:lineRule="auto"/>
      </w:pPr>
    </w:p>
    <w:p w:rsidR="00CF6062" w:rsidRDefault="00CF6062" w:rsidP="00CF6062">
      <w:pPr>
        <w:spacing w:line="240" w:lineRule="auto"/>
      </w:pPr>
      <w:r w:rsidRPr="0013225F">
        <w:rPr>
          <w:rFonts w:hint="eastAsia"/>
        </w:rPr>
        <w:t>四川美术学院基于</w:t>
      </w:r>
      <w:proofErr w:type="spellStart"/>
      <w:r w:rsidRPr="0013225F">
        <w:rPr>
          <w:rFonts w:hint="eastAsia"/>
        </w:rPr>
        <w:t>CycleGAN</w:t>
      </w:r>
      <w:proofErr w:type="spellEnd"/>
      <w:r w:rsidRPr="0013225F">
        <w:rPr>
          <w:rFonts w:hint="eastAsia"/>
        </w:rPr>
        <w:t>算法风格迁移</w:t>
      </w:r>
      <w:r>
        <w:rPr>
          <w:rFonts w:hint="eastAsia"/>
        </w:rPr>
        <w:t>已经按照反馈意见进行修改，</w:t>
      </w:r>
      <w:r w:rsidRPr="00CF6062">
        <w:rPr>
          <w:rFonts w:hint="eastAsia"/>
        </w:rPr>
        <w:t>图文案</w:t>
      </w:r>
      <w:proofErr w:type="gramStart"/>
      <w:r w:rsidRPr="00CF6062">
        <w:rPr>
          <w:rFonts w:hint="eastAsia"/>
        </w:rPr>
        <w:t>例按照</w:t>
      </w:r>
      <w:proofErr w:type="gramEnd"/>
      <w:r w:rsidRPr="00CF6062">
        <w:rPr>
          <w:rFonts w:hint="eastAsia"/>
        </w:rPr>
        <w:t>readme</w:t>
      </w:r>
      <w:r w:rsidRPr="00CF6062">
        <w:rPr>
          <w:rFonts w:hint="eastAsia"/>
        </w:rPr>
        <w:t>的格式</w:t>
      </w:r>
      <w:r>
        <w:rPr>
          <w:rFonts w:hint="eastAsia"/>
        </w:rPr>
        <w:t>修改了；</w:t>
      </w:r>
    </w:p>
    <w:p w:rsidR="00CF6062" w:rsidRPr="00D734B5" w:rsidRDefault="00CF6062" w:rsidP="00CF6062">
      <w:pPr>
        <w:spacing w:line="240" w:lineRule="auto"/>
        <w:rPr>
          <w:color w:val="FF0000"/>
          <w:sz w:val="28"/>
        </w:rPr>
      </w:pPr>
      <w:r w:rsidRPr="0013225F">
        <w:rPr>
          <w:rFonts w:hint="eastAsia"/>
        </w:rPr>
        <w:t>成都中医院大学数字中医药分析项目</w:t>
      </w:r>
      <w:r>
        <w:rPr>
          <w:rFonts w:hint="eastAsia"/>
        </w:rPr>
        <w:t>、</w:t>
      </w:r>
      <w:r w:rsidRPr="0013225F">
        <w:rPr>
          <w:rFonts w:hint="eastAsia"/>
        </w:rPr>
        <w:t>西南</w:t>
      </w:r>
      <w:proofErr w:type="gramStart"/>
      <w:r w:rsidRPr="0013225F">
        <w:rPr>
          <w:rFonts w:hint="eastAsia"/>
        </w:rPr>
        <w:t>交大线稿提取</w:t>
      </w:r>
      <w:proofErr w:type="gramEnd"/>
      <w:r w:rsidRPr="0013225F">
        <w:rPr>
          <w:rFonts w:hint="eastAsia"/>
        </w:rPr>
        <w:t>项目</w:t>
      </w:r>
      <w:r>
        <w:rPr>
          <w:rFonts w:hint="eastAsia"/>
        </w:rPr>
        <w:t>还在修改中，目前没有反馈。</w:t>
      </w:r>
    </w:p>
    <w:p w:rsidR="00CF6062" w:rsidRPr="00CF6062" w:rsidRDefault="00CF6062" w:rsidP="00D32046">
      <w:pPr>
        <w:spacing w:line="240" w:lineRule="auto"/>
      </w:pPr>
    </w:p>
    <w:p w:rsidR="00CF6062" w:rsidRDefault="00CF6062" w:rsidP="00D32046">
      <w:pPr>
        <w:spacing w:line="240" w:lineRule="auto"/>
      </w:pPr>
    </w:p>
    <w:p w:rsidR="00CF6062" w:rsidRDefault="006C2D80" w:rsidP="00D32046">
      <w:pPr>
        <w:spacing w:line="240" w:lineRule="auto"/>
      </w:pPr>
      <w:r>
        <w:rPr>
          <w:rFonts w:hint="eastAsia"/>
        </w:rPr>
        <w:t>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总，由于</w:t>
      </w:r>
      <w:r w:rsidR="00A85471">
        <w:rPr>
          <w:rFonts w:hint="eastAsia"/>
        </w:rPr>
        <w:t>工资不高和想回长沙发展，我想离职，是不是交接完工作就行了？还是走怎样的流程？</w:t>
      </w:r>
    </w:p>
    <w:p w:rsidR="00CF6062" w:rsidRDefault="00CF6062" w:rsidP="00D32046">
      <w:pPr>
        <w:spacing w:line="240" w:lineRule="auto"/>
      </w:pPr>
    </w:p>
    <w:p w:rsidR="00A85471" w:rsidRDefault="00A85471" w:rsidP="00A85471">
      <w:pPr>
        <w:spacing w:line="240" w:lineRule="auto"/>
      </w:pPr>
      <w:r>
        <w:rPr>
          <w:rFonts w:hint="eastAsia"/>
        </w:rPr>
        <w:t>春爱姐，由于工资不高和想回长沙发展，我想离职，是不是交接完工作就行了？还是走怎样的流程？</w:t>
      </w:r>
    </w:p>
    <w:p w:rsidR="00A85471" w:rsidRPr="00A85471" w:rsidRDefault="00A85471" w:rsidP="00D32046">
      <w:pPr>
        <w:spacing w:line="240" w:lineRule="auto"/>
      </w:pPr>
    </w:p>
    <w:p w:rsidR="00CB5917" w:rsidRDefault="00CB5917" w:rsidP="00D32046">
      <w:pPr>
        <w:spacing w:line="240" w:lineRule="auto"/>
      </w:pPr>
    </w:p>
    <w:p w:rsidR="00CB5917" w:rsidRDefault="00CB5917" w:rsidP="00CB5917">
      <w:pPr>
        <w:spacing w:line="240" w:lineRule="auto"/>
      </w:pPr>
      <w:r w:rsidRPr="00CB5917">
        <w:rPr>
          <w:rFonts w:hint="eastAsia"/>
        </w:rPr>
        <w:t>下一步工作计划</w:t>
      </w:r>
      <w:r>
        <w:rPr>
          <w:rFonts w:hint="eastAsia"/>
        </w:rPr>
        <w:t>：</w:t>
      </w:r>
    </w:p>
    <w:p w:rsidR="00CB5917" w:rsidRDefault="00CB5917" w:rsidP="00D96A97">
      <w:pPr>
        <w:pStyle w:val="af5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将未完成的四川美院算法风格迁移项目继续验证；</w:t>
      </w:r>
    </w:p>
    <w:p w:rsidR="00A14DCF" w:rsidRDefault="00CB5917" w:rsidP="00D96A97">
      <w:pPr>
        <w:pStyle w:val="af5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作为</w:t>
      </w:r>
      <w:r w:rsidRPr="00CB5917">
        <w:rPr>
          <w:rFonts w:hint="eastAsia"/>
        </w:rPr>
        <w:t>昇思</w:t>
      </w:r>
      <w:proofErr w:type="spellStart"/>
      <w:r w:rsidRPr="00CB5917">
        <w:rPr>
          <w:rFonts w:hint="eastAsia"/>
        </w:rPr>
        <w:t>MindSpore</w:t>
      </w:r>
      <w:proofErr w:type="spellEnd"/>
      <w:r w:rsidRPr="00CB5917">
        <w:rPr>
          <w:rFonts w:hint="eastAsia"/>
        </w:rPr>
        <w:t>创新训练营</w:t>
      </w:r>
      <w:r>
        <w:rPr>
          <w:rFonts w:hint="eastAsia"/>
        </w:rPr>
        <w:t>助教，回答学生问题；</w:t>
      </w:r>
    </w:p>
    <w:p w:rsidR="00CB5917" w:rsidRDefault="00CB5917" w:rsidP="00D96A97">
      <w:pPr>
        <w:pStyle w:val="af5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不断学习，学习</w:t>
      </w:r>
      <w:r>
        <w:rPr>
          <w:rFonts w:hint="eastAsia"/>
        </w:rPr>
        <w:t>N</w:t>
      </w:r>
      <w:r>
        <w:t>LP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V</w:t>
      </w:r>
      <w:r>
        <w:rPr>
          <w:rFonts w:hint="eastAsia"/>
        </w:rPr>
        <w:t>、大模型等，提高代码能力；</w:t>
      </w:r>
    </w:p>
    <w:p w:rsidR="000C1032" w:rsidRDefault="000C1032" w:rsidP="00F00931">
      <w:pPr>
        <w:spacing w:line="240" w:lineRule="auto"/>
      </w:pPr>
    </w:p>
    <w:p w:rsidR="000C1032" w:rsidRDefault="00705F7C" w:rsidP="00F00931">
      <w:pPr>
        <w:spacing w:line="240" w:lineRule="auto"/>
      </w:pPr>
      <w:r>
        <w:rPr>
          <w:rFonts w:hint="eastAsia"/>
        </w:rPr>
        <w:t>刘卫星</w:t>
      </w:r>
      <w:r>
        <w:rPr>
          <w:rFonts w:hint="eastAsia"/>
        </w:rPr>
        <w:t>7</w:t>
      </w:r>
      <w:r>
        <w:rPr>
          <w:rFonts w:hint="eastAsia"/>
        </w:rPr>
        <w:t>月产出：</w:t>
      </w:r>
    </w:p>
    <w:p w:rsidR="00705F7C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1、学习Attention机制和Transformer结构；学习BERT和GPT模型；</w:t>
      </w:r>
    </w:p>
    <w:p w:rsidR="00C20411" w:rsidRDefault="00C20411" w:rsidP="00F00931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 xml:space="preserve">2、完成和修改高校项目验收报告2个； </w:t>
      </w:r>
    </w:p>
    <w:p w:rsidR="00C20411" w:rsidRDefault="00C20411" w:rsidP="00F00931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3、修改完善《昇思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MindSpore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 xml:space="preserve">创新训练营-京津冀-课前准备》文档； </w:t>
      </w:r>
    </w:p>
    <w:p w:rsidR="00C20411" w:rsidRDefault="00C20411" w:rsidP="00F00931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 xml:space="preserve">4、 验证四川美院算法风格迁移项目代码； </w:t>
      </w:r>
    </w:p>
    <w:p w:rsidR="000C1032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5、 华为专家开会评审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AI+x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两个项目；</w:t>
      </w:r>
    </w:p>
    <w:p w:rsidR="000C1032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6、参与互联网+大赛相关会议2个，为互联网+做支撑准备；</w:t>
      </w:r>
    </w:p>
    <w:p w:rsidR="00C20411" w:rsidRDefault="00C20411" w:rsidP="00F00931">
      <w:pPr>
        <w:spacing w:line="240" w:lineRule="auto"/>
        <w:rPr>
          <w:rFonts w:ascii="微软雅黑" w:eastAsia="微软雅黑" w:hAnsi="微软雅黑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 xml:space="preserve">7、审核和复现四川美院算法风格迁移项目图文案例； </w:t>
      </w:r>
    </w:p>
    <w:p w:rsidR="000C1032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8、 完成技术干货2篇；</w:t>
      </w:r>
    </w:p>
    <w:p w:rsidR="000C1032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2、完成兰州大学机器学习原理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mindspore</w:t>
      </w:r>
      <w:proofErr w:type="spell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示例代码编写7个；</w:t>
      </w:r>
    </w:p>
    <w:p w:rsidR="000C1032" w:rsidRDefault="00C20411" w:rsidP="00F00931">
      <w:pPr>
        <w:spacing w:line="240" w:lineRule="auto"/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10、完成创新训练</w:t>
      </w:r>
      <w:proofErr w:type="gram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营需要</w:t>
      </w:r>
      <w:proofErr w:type="gramEnd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准备前置课程测验题目5个；</w:t>
      </w: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1D2B90" w:rsidP="00F00931">
      <w:pPr>
        <w:spacing w:line="240" w:lineRule="auto"/>
        <w:rPr>
          <w:rFonts w:ascii="Helvetica" w:hAnsi="Helvetica"/>
          <w:color w:val="000000"/>
          <w:shd w:val="clear" w:color="auto" w:fill="FFFFFF"/>
        </w:rPr>
      </w:pPr>
      <w:r>
        <w:rPr>
          <w:rFonts w:ascii="Helvetica" w:hAnsi="Helvetica"/>
          <w:color w:val="000000"/>
          <w:shd w:val="clear" w:color="auto" w:fill="FFFFFF"/>
        </w:rPr>
        <w:t>并且有相应的对抗鉴别器</w:t>
      </w:r>
      <w:r>
        <w:rPr>
          <w:rFonts w:ascii="Helvetica" w:hAnsi="Helvetica"/>
          <w:color w:val="000000"/>
          <w:shd w:val="clear" w:color="auto" w:fill="FFFFFF"/>
        </w:rPr>
        <w:t xml:space="preserve"> D</w:t>
      </w:r>
      <w:del w:id="3" w:author="Unknown">
        <w:r>
          <w:rPr>
            <w:rFonts w:ascii="Helvetica" w:hAnsi="Helvetica"/>
            <w:color w:val="000000"/>
            <w:shd w:val="clear" w:color="auto" w:fill="FFFFFF"/>
          </w:rPr>
          <w:delText>Y</w:delText>
        </w:r>
      </w:del>
      <w:r>
        <w:rPr>
          <w:rFonts w:ascii="Helvetica" w:hAnsi="Helvetica"/>
          <w:color w:val="000000"/>
          <w:shd w:val="clear" w:color="auto" w:fill="FFFFFF"/>
        </w:rPr>
        <w:t> </w:t>
      </w:r>
      <w:r>
        <w:rPr>
          <w:rFonts w:ascii="Helvetica" w:hAnsi="Helvetica" w:hint="eastAsia"/>
          <w:color w:val="000000"/>
          <w:shd w:val="clear" w:color="auto" w:fill="FFFFFF"/>
        </w:rPr>
        <w:t>y</w:t>
      </w:r>
      <w:r>
        <w:rPr>
          <w:rFonts w:ascii="Helvetica" w:hAnsi="Helvetica"/>
          <w:color w:val="000000"/>
          <w:shd w:val="clear" w:color="auto" w:fill="FFFFFF"/>
        </w:rPr>
        <w:t>和</w:t>
      </w:r>
      <w:r>
        <w:rPr>
          <w:rFonts w:ascii="Helvetica" w:hAnsi="Helvetica"/>
          <w:color w:val="000000"/>
          <w:shd w:val="clear" w:color="auto" w:fill="FFFFFF"/>
        </w:rPr>
        <w:t xml:space="preserve"> Dx</w:t>
      </w:r>
      <w:del w:id="4" w:author="Unknown">
        <w:r>
          <w:rPr>
            <w:rFonts w:ascii="Helvetica" w:hAnsi="Helvetica"/>
            <w:color w:val="000000"/>
            <w:shd w:val="clear" w:color="auto" w:fill="FFFFFF"/>
          </w:rPr>
          <w:delText>X</w:delText>
        </w:r>
      </w:del>
      <w:r>
        <w:rPr>
          <w:rFonts w:ascii="Helvetica" w:hAnsi="Helvetica"/>
          <w:color w:val="000000"/>
          <w:shd w:val="clear" w:color="auto" w:fill="FFFFFF"/>
        </w:rPr>
        <w:t>。</w:t>
      </w:r>
    </w:p>
    <w:p w:rsidR="005F1FFA" w:rsidRDefault="005F1FFA" w:rsidP="00F00931">
      <w:pPr>
        <w:spacing w:line="240" w:lineRule="auto"/>
      </w:pPr>
    </w:p>
    <w:p w:rsidR="005F1FFA" w:rsidRPr="005F1FFA" w:rsidRDefault="005F1FFA" w:rsidP="00F00931">
      <w:pPr>
        <w:spacing w:line="240" w:lineRule="auto"/>
      </w:pPr>
      <w:r>
        <w:rPr>
          <w:rFonts w:hint="eastAsia"/>
        </w:rPr>
        <w:t>可视化展示</w:t>
      </w:r>
      <w:r>
        <w:rPr>
          <w:rFonts w:hint="eastAsia"/>
        </w:rPr>
        <w:t>3</w:t>
      </w:r>
      <w:r>
        <w:rPr>
          <w:rFonts w:hint="eastAsia"/>
        </w:rPr>
        <w:t>行</w:t>
      </w:r>
      <w:r>
        <w:rPr>
          <w:rFonts w:hint="eastAsia"/>
        </w:rPr>
        <w:t>10</w:t>
      </w:r>
      <w:r>
        <w:rPr>
          <w:rFonts w:hint="eastAsia"/>
        </w:rPr>
        <w:t>列，随机展示</w:t>
      </w: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EF5FCB" w:rsidP="00F00931">
      <w:pPr>
        <w:spacing w:line="240" w:lineRule="auto"/>
      </w:pPr>
      <w:r>
        <w:t>@</w:t>
      </w:r>
      <w:r>
        <w:t>所有人</w:t>
      </w:r>
      <w:r>
        <w:t> </w:t>
      </w:r>
      <w:r>
        <w:t>各位老师好，</w:t>
      </w:r>
      <w:r>
        <w:t>AI+X</w:t>
      </w:r>
      <w:r>
        <w:rPr>
          <w:rFonts w:hint="eastAsia"/>
        </w:rPr>
        <w:t>西南</w:t>
      </w:r>
      <w:proofErr w:type="gramStart"/>
      <w:r>
        <w:rPr>
          <w:rFonts w:hint="eastAsia"/>
        </w:rPr>
        <w:t>交大线稿提取</w:t>
      </w:r>
      <w:proofErr w:type="gramEnd"/>
      <w:r>
        <w:t>项目需要各位评审，想定在</w:t>
      </w:r>
      <w:r>
        <w:rPr>
          <w:rFonts w:hint="eastAsia"/>
        </w:rPr>
        <w:t>下周一上午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到</w:t>
      </w:r>
      <w:r>
        <w:rPr>
          <w:rFonts w:hint="eastAsia"/>
        </w:rPr>
        <w:t>11</w:t>
      </w:r>
      <w:r>
        <w:rPr>
          <w:rFonts w:hint="eastAsia"/>
        </w:rPr>
        <w:t>点</w:t>
      </w:r>
      <w:r>
        <w:t>的时间进行，不知各位是否有空？</w:t>
      </w: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9029E6" w:rsidP="00F00931">
      <w:pPr>
        <w:spacing w:line="240" w:lineRule="auto"/>
      </w:pPr>
      <w:r w:rsidRPr="009029E6">
        <w:t>https://github.com/mindspore-courses/step_into_llm/pull/4</w:t>
      </w:r>
    </w:p>
    <w:p w:rsidR="000C1032" w:rsidRDefault="00570A38" w:rsidP="00F00931">
      <w:pPr>
        <w:spacing w:line="240" w:lineRule="auto"/>
      </w:pPr>
      <w:r>
        <w:t>@</w:t>
      </w:r>
      <w:r>
        <w:t>吕昱峰</w:t>
      </w:r>
      <w:r>
        <w:t> </w:t>
      </w:r>
      <w:proofErr w:type="gramStart"/>
      <w:r>
        <w:t>昱</w:t>
      </w:r>
      <w:proofErr w:type="gramEnd"/>
      <w:r>
        <w:t>峰老师，这是</w:t>
      </w:r>
      <w:r>
        <w:t>ChatGLM2</w:t>
      </w:r>
      <w:r>
        <w:t>命令行交互的</w:t>
      </w:r>
      <w:r>
        <w:t>PR</w:t>
      </w:r>
      <w:r w:rsidR="009029E6">
        <w:rPr>
          <w:rFonts w:hint="eastAsia"/>
        </w:rPr>
        <w:t>，通过终端设置</w:t>
      </w:r>
      <w:r w:rsidR="009029E6" w:rsidRPr="009029E6">
        <w:t xml:space="preserve">export </w:t>
      </w:r>
      <w:proofErr w:type="spellStart"/>
      <w:r w:rsidR="009029E6" w:rsidRPr="009029E6">
        <w:t>GLOG_v</w:t>
      </w:r>
      <w:proofErr w:type="spellEnd"/>
      <w:r w:rsidR="009029E6" w:rsidRPr="009029E6">
        <w:t>=3</w:t>
      </w:r>
      <w:r w:rsidR="009029E6">
        <w:rPr>
          <w:rFonts w:hint="eastAsia"/>
        </w:rPr>
        <w:t>才可以消除</w:t>
      </w:r>
      <w:r w:rsidR="009029E6">
        <w:rPr>
          <w:rFonts w:hint="eastAsia"/>
        </w:rPr>
        <w:t>w</w:t>
      </w:r>
      <w:r w:rsidR="009029E6">
        <w:t>arnings</w:t>
      </w:r>
      <w:r w:rsidR="009029E6">
        <w:rPr>
          <w:rFonts w:hint="eastAsia"/>
        </w:rPr>
        <w:t>。</w:t>
      </w:r>
      <w:r w:rsidR="009029E6">
        <w:t>Python</w:t>
      </w:r>
      <w:r w:rsidR="009029E6">
        <w:rPr>
          <w:rFonts w:hint="eastAsia"/>
        </w:rPr>
        <w:t>脚本也都是在终端运行的。</w:t>
      </w: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0C1032" w:rsidRDefault="000C1032" w:rsidP="00F00931">
      <w:pPr>
        <w:spacing w:line="240" w:lineRule="auto"/>
      </w:pPr>
    </w:p>
    <w:p w:rsidR="0013225F" w:rsidRDefault="0013225F" w:rsidP="00F00931">
      <w:pPr>
        <w:spacing w:line="240" w:lineRule="auto"/>
      </w:pPr>
    </w:p>
    <w:p w:rsidR="00F00931" w:rsidRDefault="00AD53BA" w:rsidP="00C9094A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2EC09169" wp14:editId="32BBD89B">
            <wp:extent cx="5274310" cy="2582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93" w:rsidRDefault="00166A6A" w:rsidP="00C9094A">
      <w:pPr>
        <w:spacing w:line="240" w:lineRule="auto"/>
      </w:pPr>
      <w:proofErr w:type="spellStart"/>
      <w:r w:rsidRPr="00405B93">
        <w:t>E</w:t>
      </w:r>
      <w:r w:rsidR="00405B93" w:rsidRPr="00405B93">
        <w:t>trans</w:t>
      </w:r>
      <w:proofErr w:type="spellEnd"/>
    </w:p>
    <w:p w:rsidR="00166A6A" w:rsidRDefault="00166A6A" w:rsidP="00C9094A">
      <w:pPr>
        <w:spacing w:line="240" w:lineRule="auto"/>
      </w:pPr>
    </w:p>
    <w:p w:rsidR="00166A6A" w:rsidRDefault="00166A6A" w:rsidP="00C9094A">
      <w:pPr>
        <w:spacing w:line="240" w:lineRule="auto"/>
      </w:pPr>
    </w:p>
    <w:p w:rsidR="00166A6A" w:rsidRDefault="00166A6A" w:rsidP="00C9094A">
      <w:pPr>
        <w:spacing w:line="240" w:lineRule="auto"/>
      </w:pPr>
    </w:p>
    <w:p w:rsidR="00166A6A" w:rsidRDefault="00166A6A" w:rsidP="00C9094A">
      <w:pPr>
        <w:spacing w:line="240" w:lineRule="auto"/>
      </w:pPr>
      <w:proofErr w:type="gramStart"/>
      <w:r>
        <w:t>婉</w:t>
      </w:r>
      <w:proofErr w:type="gramEnd"/>
      <w:r>
        <w:t>怡姐，这个是</w:t>
      </w:r>
      <w:r w:rsidRPr="00166A6A">
        <w:rPr>
          <w:rFonts w:hint="eastAsia"/>
        </w:rPr>
        <w:t>自然语言处理图神经网络</w:t>
      </w:r>
      <w:r w:rsidRPr="00166A6A">
        <w:rPr>
          <w:rFonts w:hint="eastAsia"/>
        </w:rPr>
        <w:t>GCN</w:t>
      </w:r>
      <w:r w:rsidRPr="00166A6A">
        <w:rPr>
          <w:rFonts w:hint="eastAsia"/>
        </w:rPr>
        <w:t>科学出版物分类实验</w:t>
      </w:r>
      <w:r>
        <w:t>的代码包和数据包，辛苦帮忙上传一下，给个</w:t>
      </w:r>
      <w:proofErr w:type="spellStart"/>
      <w:r>
        <w:t>url</w:t>
      </w:r>
      <w:proofErr w:type="spellEnd"/>
      <w:r>
        <w:t>.</w:t>
      </w:r>
    </w:p>
    <w:p w:rsidR="00D20CAF" w:rsidRDefault="00D20CAF" w:rsidP="00C9094A">
      <w:pPr>
        <w:spacing w:line="240" w:lineRule="auto"/>
      </w:pPr>
    </w:p>
    <w:p w:rsidR="00B90284" w:rsidRDefault="00D20CAF" w:rsidP="00B90284">
      <w:pPr>
        <w:spacing w:line="240" w:lineRule="auto"/>
      </w:pPr>
      <w:r>
        <w:rPr>
          <w:rFonts w:hint="eastAsia"/>
        </w:rPr>
        <w:t>@</w:t>
      </w:r>
      <w:r w:rsidR="00B90284">
        <w:rPr>
          <w:rFonts w:hint="eastAsia"/>
        </w:rPr>
        <w:t>苏</w:t>
      </w:r>
      <w:r w:rsidR="00B90284">
        <w:t>婉怡</w:t>
      </w:r>
      <w:r w:rsidR="00B90284">
        <w:rPr>
          <w:rFonts w:hint="eastAsia"/>
        </w:rPr>
        <w:t>@</w:t>
      </w:r>
      <w:r w:rsidR="00B90284">
        <w:rPr>
          <w:rFonts w:hint="eastAsia"/>
        </w:rPr>
        <w:t>罗琳琳，两位老师，这是</w:t>
      </w:r>
      <w:r w:rsidR="00B90284" w:rsidRPr="00166A6A">
        <w:rPr>
          <w:rFonts w:hint="eastAsia"/>
        </w:rPr>
        <w:t>自然语言处理</w:t>
      </w:r>
      <w:r w:rsidR="00B90284">
        <w:rPr>
          <w:rFonts w:hint="eastAsia"/>
        </w:rPr>
        <w:t>基于</w:t>
      </w:r>
      <w:r w:rsidR="00B90284">
        <w:rPr>
          <w:rFonts w:hint="eastAsia"/>
        </w:rPr>
        <w:t>B</w:t>
      </w:r>
      <w:r w:rsidR="00B90284">
        <w:t>ERT</w:t>
      </w:r>
      <w:r w:rsidR="00B90284">
        <w:rPr>
          <w:rFonts w:hint="eastAsia"/>
        </w:rPr>
        <w:t>的自动问答实验的代码包，</w:t>
      </w:r>
      <w:r w:rsidR="00B90284">
        <w:t>辛苦帮忙上传一下，给个</w:t>
      </w:r>
      <w:proofErr w:type="spellStart"/>
      <w:r w:rsidR="00B90284">
        <w:t>url</w:t>
      </w:r>
      <w:proofErr w:type="spellEnd"/>
      <w:r w:rsidR="00B90284">
        <w:t>.</w:t>
      </w:r>
    </w:p>
    <w:p w:rsidR="00D20CAF" w:rsidRDefault="00D20CAF" w:rsidP="00C9094A">
      <w:pPr>
        <w:spacing w:line="240" w:lineRule="auto"/>
      </w:pPr>
    </w:p>
    <w:p w:rsidR="00705F5D" w:rsidRDefault="00705F5D" w:rsidP="00C9094A">
      <w:pPr>
        <w:spacing w:line="240" w:lineRule="auto"/>
      </w:pPr>
    </w:p>
    <w:p w:rsidR="00705F5D" w:rsidRDefault="00705F5D" w:rsidP="00C9094A">
      <w:pPr>
        <w:spacing w:line="240" w:lineRule="auto"/>
      </w:pPr>
      <w:r>
        <w:rPr>
          <w:noProof/>
          <w:snapToGrid/>
        </w:rPr>
        <w:drawing>
          <wp:inline distT="0" distB="0" distL="0" distR="0" wp14:anchorId="18A20DF5" wp14:editId="23216086">
            <wp:extent cx="5274310" cy="742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0C" w:rsidRDefault="002F660C" w:rsidP="00C9094A">
      <w:pPr>
        <w:spacing w:line="240" w:lineRule="auto"/>
      </w:pPr>
    </w:p>
    <w:p w:rsidR="002F660C" w:rsidRDefault="00530FBB" w:rsidP="00C9094A">
      <w:pPr>
        <w:spacing w:line="240" w:lineRule="auto"/>
      </w:pPr>
      <w:r>
        <w:rPr>
          <w:rFonts w:hint="eastAsia"/>
        </w:rPr>
        <w:t>成都中医药进展：接口人询问我几个问题，将网络模型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接口（包括损失函数、优化器）写成</w:t>
      </w:r>
      <w:r>
        <w:rPr>
          <w:rFonts w:hint="eastAsia"/>
        </w:rPr>
        <w:t>.</w:t>
      </w:r>
      <w:proofErr w:type="spellStart"/>
      <w:r>
        <w:t>py</w:t>
      </w:r>
      <w:proofErr w:type="spellEnd"/>
      <w:r>
        <w:rPr>
          <w:rFonts w:hint="eastAsia"/>
        </w:rPr>
        <w:t>的形式；将训练和推理脚本写成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形式；然后正在继续书写中</w:t>
      </w:r>
      <w:r w:rsidR="00A33E94">
        <w:rPr>
          <w:rFonts w:hint="eastAsia"/>
        </w:rPr>
        <w:t>；</w:t>
      </w:r>
    </w:p>
    <w:p w:rsidR="00A33E94" w:rsidRDefault="00A33E94" w:rsidP="00C9094A">
      <w:pPr>
        <w:spacing w:line="240" w:lineRule="auto"/>
      </w:pPr>
    </w:p>
    <w:p w:rsidR="00530FBB" w:rsidRDefault="00530FBB" w:rsidP="00C9094A">
      <w:pPr>
        <w:spacing w:line="240" w:lineRule="auto"/>
      </w:pPr>
      <w:r>
        <w:rPr>
          <w:rFonts w:hint="eastAsia"/>
        </w:rPr>
        <w:t>西南交大进展：西南交大接口人已完成所有交付件，图文案例详细清晰</w:t>
      </w:r>
      <w:r w:rsidR="00A33E94">
        <w:rPr>
          <w:rFonts w:hint="eastAsia"/>
        </w:rPr>
        <w:t>；</w:t>
      </w:r>
    </w:p>
    <w:p w:rsidR="00A33E94" w:rsidRDefault="00A33E94" w:rsidP="00C9094A">
      <w:pPr>
        <w:spacing w:line="240" w:lineRule="auto"/>
      </w:pPr>
    </w:p>
    <w:p w:rsidR="00A33E94" w:rsidRDefault="00A33E94" w:rsidP="00C9094A">
      <w:pPr>
        <w:spacing w:line="240" w:lineRule="auto"/>
      </w:pPr>
      <w:r>
        <w:rPr>
          <w:rFonts w:hint="eastAsia"/>
        </w:rPr>
        <w:t>四川美院进展：以前的反馈意见反馈给了接口人，他们正在攻关中，目前还没有提交东西给我；</w:t>
      </w:r>
    </w:p>
    <w:p w:rsidR="003D7545" w:rsidRDefault="003D7545" w:rsidP="00C9094A">
      <w:pPr>
        <w:spacing w:line="240" w:lineRule="auto"/>
      </w:pPr>
    </w:p>
    <w:p w:rsidR="003D7545" w:rsidRDefault="003D7545" w:rsidP="00C9094A">
      <w:pPr>
        <w:spacing w:line="240" w:lineRule="auto"/>
      </w:pPr>
    </w:p>
    <w:p w:rsidR="003D7545" w:rsidRDefault="003D7545" w:rsidP="00C9094A">
      <w:pPr>
        <w:spacing w:line="240" w:lineRule="auto"/>
      </w:pPr>
    </w:p>
    <w:p w:rsidR="003D7545" w:rsidRDefault="003D7545" w:rsidP="00C9094A">
      <w:pPr>
        <w:spacing w:line="240" w:lineRule="auto"/>
      </w:pPr>
    </w:p>
    <w:p w:rsidR="003D7545" w:rsidRDefault="003D7545" w:rsidP="00C9094A">
      <w:pPr>
        <w:spacing w:line="240" w:lineRule="auto"/>
      </w:pPr>
    </w:p>
    <w:p w:rsidR="003D7545" w:rsidRDefault="008D645F" w:rsidP="00C9094A">
      <w:pPr>
        <w:spacing w:line="240" w:lineRule="auto"/>
      </w:pPr>
      <w:r>
        <w:rPr>
          <w:rFonts w:hint="eastAsia"/>
        </w:rPr>
        <w:t>提交</w:t>
      </w:r>
      <w:r>
        <w:rPr>
          <w:rFonts w:hint="eastAsia"/>
        </w:rPr>
        <w:t>P</w:t>
      </w:r>
      <w:r>
        <w:t>R</w:t>
      </w:r>
      <w:r>
        <w:rPr>
          <w:rFonts w:hint="eastAsia"/>
        </w:rPr>
        <w:t>失败，网上总结的方法</w:t>
      </w:r>
    </w:p>
    <w:p w:rsidR="003D7545" w:rsidRDefault="003D7545" w:rsidP="00C9094A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73D0412E" wp14:editId="70625817">
            <wp:extent cx="5274310" cy="620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3A" w:rsidRDefault="0085033A" w:rsidP="00C9094A">
      <w:pPr>
        <w:spacing w:line="240" w:lineRule="auto"/>
      </w:pPr>
      <w:r>
        <w:rPr>
          <w:rFonts w:hint="eastAsia"/>
        </w:rPr>
        <w:t>通过</w:t>
      </w:r>
    </w:p>
    <w:p w:rsidR="003D7545" w:rsidRDefault="004B740B" w:rsidP="00C9094A">
      <w:pPr>
        <w:spacing w:line="240" w:lineRule="auto"/>
      </w:pPr>
      <w:hyperlink r:id="rId26" w:history="1">
        <w:r w:rsidR="0085033A" w:rsidRPr="00334213">
          <w:rPr>
            <w:rStyle w:val="af6"/>
          </w:rPr>
          <w:t>https://blog.csdn.net/weixin_45844049/article/details/123733065</w:t>
        </w:r>
      </w:hyperlink>
    </w:p>
    <w:p w:rsidR="0085033A" w:rsidRDefault="0085033A" w:rsidP="00C9094A">
      <w:pPr>
        <w:spacing w:line="240" w:lineRule="auto"/>
      </w:pPr>
      <w:r>
        <w:rPr>
          <w:rFonts w:hint="eastAsia"/>
        </w:rPr>
        <w:t>来解决</w:t>
      </w:r>
    </w:p>
    <w:p w:rsidR="00C235E5" w:rsidRDefault="00C235E5" w:rsidP="00C9094A">
      <w:pPr>
        <w:spacing w:line="240" w:lineRule="auto"/>
      </w:pPr>
      <w:r>
        <w:rPr>
          <w:noProof/>
          <w:snapToGrid/>
        </w:rPr>
        <w:drawing>
          <wp:inline distT="0" distB="0" distL="0" distR="0" wp14:anchorId="569BE4EE" wp14:editId="001BE2FD">
            <wp:extent cx="4819650" cy="1609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E5" w:rsidRDefault="00C235E5" w:rsidP="00C9094A">
      <w:pPr>
        <w:spacing w:line="240" w:lineRule="auto"/>
      </w:pPr>
      <w:r>
        <w:rPr>
          <w:rFonts w:hint="eastAsia"/>
        </w:rPr>
        <w:t>成功</w:t>
      </w:r>
    </w:p>
    <w:p w:rsidR="00133315" w:rsidRDefault="00133315" w:rsidP="00C9094A">
      <w:pPr>
        <w:spacing w:line="240" w:lineRule="auto"/>
      </w:pPr>
    </w:p>
    <w:p w:rsidR="00133315" w:rsidRDefault="00133315" w:rsidP="00C9094A">
      <w:pPr>
        <w:spacing w:line="240" w:lineRule="auto"/>
      </w:pPr>
    </w:p>
    <w:p w:rsidR="00133315" w:rsidRDefault="00133315" w:rsidP="00C9094A">
      <w:pPr>
        <w:spacing w:line="240" w:lineRule="auto"/>
      </w:pPr>
      <w:proofErr w:type="spellStart"/>
      <w:r>
        <w:t>G</w:t>
      </w:r>
      <w:r>
        <w:rPr>
          <w:rFonts w:hint="eastAsia"/>
        </w:rPr>
        <w:t>it</w:t>
      </w:r>
      <w:r>
        <w:t>hub</w:t>
      </w:r>
      <w:proofErr w:type="spellEnd"/>
      <w:r>
        <w:rPr>
          <w:rFonts w:hint="eastAsia"/>
        </w:rPr>
        <w:t>自己</w:t>
      </w:r>
      <w:r w:rsidR="003F6330">
        <w:rPr>
          <w:rFonts w:hint="eastAsia"/>
        </w:rPr>
        <w:t>建仓</w:t>
      </w:r>
    </w:p>
    <w:p w:rsidR="004A6BA0" w:rsidRDefault="004A6BA0" w:rsidP="00C9094A">
      <w:pPr>
        <w:spacing w:line="240" w:lineRule="auto"/>
      </w:pPr>
    </w:p>
    <w:p w:rsidR="004A6BA0" w:rsidRDefault="004A6BA0" w:rsidP="00C9094A">
      <w:pPr>
        <w:spacing w:line="240" w:lineRule="auto"/>
      </w:pPr>
      <w:r>
        <w:rPr>
          <w:noProof/>
          <w:snapToGrid/>
        </w:rPr>
        <w:drawing>
          <wp:inline distT="0" distB="0" distL="0" distR="0" wp14:anchorId="7595DF9A" wp14:editId="4EADB5C4">
            <wp:extent cx="6328410" cy="40019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8926" cy="40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73" w:rsidRDefault="000B524E" w:rsidP="00C9094A">
      <w:pPr>
        <w:spacing w:line="240" w:lineRule="auto"/>
      </w:pPr>
      <w:r>
        <w:rPr>
          <w:rFonts w:hint="eastAsia"/>
        </w:rPr>
        <w:t>责任田描述：</w:t>
      </w:r>
    </w:p>
    <w:p w:rsidR="000B524E" w:rsidRDefault="000B524E" w:rsidP="00D96A97">
      <w:pPr>
        <w:pStyle w:val="af5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lastRenderedPageBreak/>
        <w:t>智能基座自然语言处理项目</w:t>
      </w:r>
      <w:r>
        <w:rPr>
          <w:rFonts w:hint="eastAsia"/>
        </w:rPr>
        <w:t>3</w:t>
      </w:r>
      <w:r>
        <w:rPr>
          <w:rFonts w:hint="eastAsia"/>
        </w:rPr>
        <w:t>个；</w:t>
      </w:r>
    </w:p>
    <w:p w:rsidR="000B524E" w:rsidRDefault="000B524E" w:rsidP="00D96A97">
      <w:pPr>
        <w:pStyle w:val="af5"/>
        <w:numPr>
          <w:ilvl w:val="0"/>
          <w:numId w:val="8"/>
        </w:numPr>
        <w:spacing w:line="240" w:lineRule="auto"/>
        <w:ind w:firstLineChars="0"/>
      </w:pPr>
      <w:proofErr w:type="spellStart"/>
      <w:r>
        <w:t>AI+x</w:t>
      </w:r>
      <w:proofErr w:type="spellEnd"/>
      <w:r w:rsidR="00D21CFE">
        <w:rPr>
          <w:rFonts w:hint="eastAsia"/>
        </w:rPr>
        <w:t>西南交大、四川美院和成都中医药大学</w:t>
      </w:r>
      <w:r>
        <w:rPr>
          <w:rFonts w:hint="eastAsia"/>
        </w:rPr>
        <w:t>项目验收；</w:t>
      </w:r>
    </w:p>
    <w:p w:rsidR="00CA2D3C" w:rsidRDefault="00CA2D3C" w:rsidP="00CA2D3C">
      <w:pPr>
        <w:spacing w:line="240" w:lineRule="auto"/>
      </w:pPr>
    </w:p>
    <w:p w:rsidR="00CA2D3C" w:rsidRDefault="00CA2D3C" w:rsidP="00CA2D3C">
      <w:pPr>
        <w:spacing w:line="240" w:lineRule="auto"/>
      </w:pPr>
      <w:r w:rsidRPr="00CA2D3C">
        <w:t>2023/5/18 ~ 2023/6/30</w:t>
      </w:r>
    </w:p>
    <w:p w:rsidR="00015155" w:rsidRDefault="00015155" w:rsidP="00CA2D3C">
      <w:pPr>
        <w:spacing w:line="240" w:lineRule="auto"/>
      </w:pPr>
    </w:p>
    <w:p w:rsidR="004E2503" w:rsidRDefault="0084468C" w:rsidP="00CA2D3C">
      <w:pPr>
        <w:spacing w:line="240" w:lineRule="auto"/>
      </w:pPr>
      <w:r w:rsidRPr="0084468C">
        <w:rPr>
          <w:rFonts w:hint="eastAsia"/>
        </w:rPr>
        <w:t>西南</w:t>
      </w:r>
      <w:proofErr w:type="gramStart"/>
      <w:r w:rsidRPr="0084468C">
        <w:rPr>
          <w:rFonts w:hint="eastAsia"/>
        </w:rPr>
        <w:t>交大线稿提取</w:t>
      </w:r>
      <w:proofErr w:type="gramEnd"/>
      <w:r w:rsidRPr="0084468C">
        <w:rPr>
          <w:rFonts w:hint="eastAsia"/>
        </w:rPr>
        <w:t>项目验收周进展：</w:t>
      </w:r>
      <w:r>
        <w:rPr>
          <w:rFonts w:hint="eastAsia"/>
        </w:rPr>
        <w:t>交付件都通过。</w:t>
      </w:r>
    </w:p>
    <w:p w:rsidR="0084468C" w:rsidRPr="0084468C" w:rsidRDefault="004E2503" w:rsidP="0084468C">
      <w:pPr>
        <w:spacing w:line="240" w:lineRule="auto"/>
      </w:pPr>
      <w:r w:rsidRPr="0084468C">
        <w:rPr>
          <w:rFonts w:hint="eastAsia"/>
        </w:rPr>
        <w:t>成都中医药数字中医药分析项目验收周进展</w:t>
      </w:r>
      <w:r w:rsidR="0084468C" w:rsidRPr="0084468C">
        <w:rPr>
          <w:rFonts w:hint="eastAsia"/>
        </w:rPr>
        <w:t>：</w:t>
      </w:r>
      <w:r w:rsidR="0084468C" w:rsidRPr="00EB0096">
        <w:rPr>
          <w:rFonts w:hint="eastAsia"/>
        </w:rPr>
        <w:t>文件格式为</w:t>
      </w:r>
      <w:proofErr w:type="spellStart"/>
      <w:r w:rsidR="0084468C" w:rsidRPr="00EB0096">
        <w:rPr>
          <w:rFonts w:hint="eastAsia"/>
        </w:rPr>
        <w:t>ipynb</w:t>
      </w:r>
      <w:proofErr w:type="spellEnd"/>
      <w:r w:rsidR="0084468C" w:rsidRPr="00EB0096">
        <w:rPr>
          <w:rFonts w:hint="eastAsia"/>
        </w:rPr>
        <w:t>的</w:t>
      </w:r>
      <w:proofErr w:type="gramStart"/>
      <w:r w:rsidR="0084468C" w:rsidRPr="00EB0096">
        <w:t>端到端可执行</w:t>
      </w:r>
      <w:proofErr w:type="gramEnd"/>
      <w:r w:rsidR="0084468C" w:rsidRPr="00EB0096">
        <w:t>的</w:t>
      </w:r>
      <w:r w:rsidR="0084468C" w:rsidRPr="00EB0096">
        <w:rPr>
          <w:rFonts w:hint="eastAsia"/>
        </w:rPr>
        <w:t>图文案例</w:t>
      </w:r>
      <w:r w:rsidR="0084468C">
        <w:rPr>
          <w:rFonts w:hint="eastAsia"/>
        </w:rPr>
        <w:t>在下载数据时出错，因为</w:t>
      </w:r>
      <w:r w:rsidR="0084468C">
        <w:rPr>
          <w:rFonts w:hint="eastAsia"/>
        </w:rPr>
        <w:t>U</w:t>
      </w:r>
      <w:r w:rsidR="0084468C">
        <w:t>RL</w:t>
      </w:r>
      <w:r w:rsidR="0084468C">
        <w:rPr>
          <w:rFonts w:hint="eastAsia"/>
        </w:rPr>
        <w:t>链接是私有的，得重新上传数据集生成一个</w:t>
      </w:r>
      <w:r w:rsidR="0084468C">
        <w:rPr>
          <w:rFonts w:hint="eastAsia"/>
        </w:rPr>
        <w:t>U</w:t>
      </w:r>
      <w:r w:rsidR="0084468C">
        <w:t>RL</w:t>
      </w:r>
      <w:r w:rsidR="0084468C">
        <w:rPr>
          <w:rFonts w:hint="eastAsia"/>
        </w:rPr>
        <w:t>链接，然后运行。其余</w:t>
      </w:r>
      <w:proofErr w:type="gramStart"/>
      <w:r w:rsidR="0084468C">
        <w:rPr>
          <w:rFonts w:hint="eastAsia"/>
        </w:rPr>
        <w:t>交付件没问题</w:t>
      </w:r>
      <w:proofErr w:type="gramEnd"/>
      <w:r w:rsidR="0084468C">
        <w:rPr>
          <w:rFonts w:hint="eastAsia"/>
        </w:rPr>
        <w:t>。</w:t>
      </w:r>
    </w:p>
    <w:p w:rsidR="0084468C" w:rsidRDefault="0084468C" w:rsidP="0084468C">
      <w:pPr>
        <w:spacing w:line="240" w:lineRule="auto"/>
      </w:pPr>
      <w:r w:rsidRPr="0084468C">
        <w:rPr>
          <w:rFonts w:hint="eastAsia"/>
        </w:rPr>
        <w:t>四川美院数字美术学分析项目验收周进展：</w:t>
      </w:r>
      <w:r>
        <w:rPr>
          <w:rFonts w:hint="eastAsia"/>
        </w:rPr>
        <w:t>已催促四川美院接口人抓紧时间，专家正在抓紧开发代码。</w:t>
      </w:r>
    </w:p>
    <w:p w:rsidR="004E2503" w:rsidRDefault="004E2503" w:rsidP="00CA2D3C">
      <w:pPr>
        <w:spacing w:line="240" w:lineRule="auto"/>
      </w:pPr>
    </w:p>
    <w:p w:rsidR="008E7166" w:rsidRDefault="00A54C69" w:rsidP="00CA2D3C">
      <w:pPr>
        <w:spacing w:line="240" w:lineRule="auto"/>
      </w:pPr>
      <w:proofErr w:type="gramStart"/>
      <w:r>
        <w:t>昱</w:t>
      </w:r>
      <w:proofErr w:type="gramEnd"/>
      <w:r>
        <w:t>峰老师，</w:t>
      </w:r>
      <w:r w:rsidRPr="0084468C">
        <w:rPr>
          <w:rFonts w:hint="eastAsia"/>
        </w:rPr>
        <w:t>成都中医药数字中医药分析项目</w:t>
      </w:r>
      <w:r w:rsidRPr="00EB0096">
        <w:rPr>
          <w:rFonts w:hint="eastAsia"/>
        </w:rPr>
        <w:t>图文案例</w:t>
      </w:r>
      <w:r>
        <w:rPr>
          <w:rFonts w:hint="eastAsia"/>
        </w:rPr>
        <w:t>在下载数据时出错，因为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链接是私有的，得重新上传数据集生成一个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链接。麻烦你上传数据集并返回给我一个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</w:t>
      </w:r>
    </w:p>
    <w:p w:rsidR="00A54C69" w:rsidRDefault="004653AC" w:rsidP="00CA2D3C">
      <w:pPr>
        <w:spacing w:line="240" w:lineRule="auto"/>
      </w:pPr>
      <w:r>
        <w:rPr>
          <w:noProof/>
          <w:snapToGrid/>
        </w:rPr>
        <w:drawing>
          <wp:inline distT="0" distB="0" distL="0" distR="0" wp14:anchorId="15E2F863" wp14:editId="56C75DD9">
            <wp:extent cx="5274310" cy="676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AC" w:rsidRDefault="004653AC" w:rsidP="00CA2D3C">
      <w:pPr>
        <w:spacing w:line="240" w:lineRule="auto"/>
      </w:pPr>
      <w:r>
        <w:rPr>
          <w:noProof/>
          <w:snapToGrid/>
        </w:rPr>
        <w:drawing>
          <wp:inline distT="0" distB="0" distL="0" distR="0" wp14:anchorId="47056C86" wp14:editId="7EBEFF70">
            <wp:extent cx="5274310" cy="1644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64" w:rsidRDefault="00783064" w:rsidP="00CA2D3C">
      <w:pPr>
        <w:spacing w:line="240" w:lineRule="auto"/>
      </w:pPr>
    </w:p>
    <w:p w:rsidR="00783064" w:rsidRDefault="00783064" w:rsidP="00CA2D3C">
      <w:pPr>
        <w:spacing w:line="240" w:lineRule="auto"/>
      </w:pPr>
      <w:r>
        <w:t>@</w:t>
      </w:r>
      <w:r>
        <w:t>苏婉怡</w:t>
      </w:r>
      <w:r>
        <w:t xml:space="preserve"> @</w:t>
      </w:r>
      <w:r>
        <w:t>罗琳琳，两位老师，这是</w:t>
      </w:r>
      <w:r>
        <w:rPr>
          <w:rFonts w:hint="eastAsia"/>
        </w:rPr>
        <w:t>A</w:t>
      </w:r>
      <w:r>
        <w:t>I+X</w:t>
      </w:r>
      <w:r>
        <w:rPr>
          <w:rFonts w:hint="eastAsia"/>
        </w:rPr>
        <w:t>成都中医药大学数字中医药分析项目的数据集</w:t>
      </w:r>
      <w:r>
        <w:t>，</w:t>
      </w:r>
      <w:r>
        <w:rPr>
          <w:rFonts w:hint="eastAsia"/>
        </w:rPr>
        <w:t>比较大有</w:t>
      </w:r>
      <w:r>
        <w:rPr>
          <w:rFonts w:hint="eastAsia"/>
        </w:rPr>
        <w:t>1</w:t>
      </w:r>
      <w:r>
        <w:t>5G,</w:t>
      </w:r>
      <w:r>
        <w:t>辛苦帮忙上传一下，给个</w:t>
      </w:r>
      <w:proofErr w:type="spellStart"/>
      <w:r>
        <w:t>url</w:t>
      </w:r>
      <w:proofErr w:type="spellEnd"/>
      <w:r>
        <w:t>.</w:t>
      </w:r>
    </w:p>
    <w:p w:rsidR="00783064" w:rsidRDefault="004B740B" w:rsidP="00CA2D3C">
      <w:pPr>
        <w:spacing w:line="240" w:lineRule="auto"/>
      </w:pPr>
      <w:hyperlink r:id="rId31" w:history="1">
        <w:r w:rsidR="00A315E5" w:rsidRPr="00AE0E8C">
          <w:rPr>
            <w:rStyle w:val="af6"/>
          </w:rPr>
          <w:t>https://onebox.huawei.com/p/0cf9c687020ab118c7899e4f2f418104</w:t>
        </w:r>
      </w:hyperlink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  <w:r>
        <w:rPr>
          <w:rFonts w:hint="eastAsia"/>
        </w:rPr>
        <w:lastRenderedPageBreak/>
        <w:t>数据</w:t>
      </w:r>
      <w:r w:rsidR="00042006">
        <w:rPr>
          <w:rFonts w:hint="eastAsia"/>
        </w:rPr>
        <w:t>集展示做出</w:t>
      </w:r>
      <w:r w:rsidR="00042006">
        <w:rPr>
          <w:rFonts w:hint="eastAsia"/>
        </w:rPr>
        <w:t>3</w:t>
      </w:r>
      <w:r w:rsidR="00042006">
        <w:rPr>
          <w:rFonts w:hint="eastAsia"/>
        </w:rPr>
        <w:t>行</w:t>
      </w:r>
      <w:r w:rsidR="00042006">
        <w:rPr>
          <w:rFonts w:hint="eastAsia"/>
        </w:rPr>
        <w:t>4</w:t>
      </w:r>
      <w:r w:rsidR="00042006">
        <w:rPr>
          <w:rFonts w:hint="eastAsia"/>
        </w:rPr>
        <w:t>列，</w:t>
      </w:r>
      <w:r w:rsidR="00042006">
        <w:rPr>
          <w:rFonts w:hint="eastAsia"/>
        </w:rPr>
        <w:t>3</w:t>
      </w:r>
      <w:r w:rsidR="00042006">
        <w:rPr>
          <w:rFonts w:hint="eastAsia"/>
        </w:rPr>
        <w:t>行对应</w:t>
      </w:r>
      <w:r w:rsidR="00042006">
        <w:rPr>
          <w:rFonts w:hint="eastAsia"/>
        </w:rPr>
        <w:t>3</w:t>
      </w:r>
      <w:r w:rsidR="00042006">
        <w:rPr>
          <w:rFonts w:hint="eastAsia"/>
        </w:rPr>
        <w:t>种药品，</w:t>
      </w:r>
      <w:r w:rsidR="00042006">
        <w:rPr>
          <w:rFonts w:hint="eastAsia"/>
        </w:rPr>
        <w:t>4</w:t>
      </w:r>
      <w:r w:rsidR="00042006">
        <w:rPr>
          <w:rFonts w:hint="eastAsia"/>
        </w:rPr>
        <w:t>列对应</w:t>
      </w:r>
      <w:r w:rsidR="00042006">
        <w:rPr>
          <w:rFonts w:hint="eastAsia"/>
        </w:rPr>
        <w:t>4</w:t>
      </w:r>
      <w:r w:rsidR="00042006">
        <w:rPr>
          <w:rFonts w:hint="eastAsia"/>
        </w:rPr>
        <w:t>种状态。共</w:t>
      </w:r>
      <w:r w:rsidR="00042006">
        <w:rPr>
          <w:rFonts w:hint="eastAsia"/>
        </w:rPr>
        <w:t>1</w:t>
      </w:r>
      <w:r w:rsidR="00042006">
        <w:t>2</w:t>
      </w:r>
      <w:r w:rsidR="00042006">
        <w:rPr>
          <w:rFonts w:hint="eastAsia"/>
        </w:rPr>
        <w:t>类。</w:t>
      </w:r>
    </w:p>
    <w:p w:rsidR="00042006" w:rsidRDefault="00042006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A315E5" w:rsidP="00CA2D3C">
      <w:pPr>
        <w:spacing w:line="240" w:lineRule="auto"/>
      </w:pPr>
    </w:p>
    <w:p w:rsidR="00A315E5" w:rsidRDefault="00293FFC" w:rsidP="00CA2D3C">
      <w:pPr>
        <w:spacing w:line="240" w:lineRule="auto"/>
      </w:pPr>
      <w:r>
        <w:rPr>
          <w:noProof/>
          <w:snapToGrid/>
        </w:rPr>
        <w:drawing>
          <wp:inline distT="0" distB="0" distL="0" distR="0" wp14:anchorId="197D2116" wp14:editId="12A7B7AF">
            <wp:extent cx="3914775" cy="5772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AC" w:rsidRDefault="005E7EAC" w:rsidP="00CA2D3C">
      <w:pPr>
        <w:spacing w:line="240" w:lineRule="auto"/>
      </w:pPr>
    </w:p>
    <w:p w:rsidR="005E7EAC" w:rsidRDefault="00EC27CB" w:rsidP="00CA2D3C">
      <w:pPr>
        <w:spacing w:line="240" w:lineRule="auto"/>
      </w:pPr>
      <w:r>
        <w:rPr>
          <w:rFonts w:hint="eastAsia"/>
        </w:rPr>
        <w:t>改成</w:t>
      </w:r>
      <w:r>
        <w:rPr>
          <w:rFonts w:hint="eastAsia"/>
        </w:rPr>
        <w:t>60</w:t>
      </w:r>
      <w:r>
        <w:rPr>
          <w:rFonts w:hint="eastAsia"/>
        </w:rPr>
        <w:t>个</w:t>
      </w:r>
      <w:r>
        <w:rPr>
          <w:rFonts w:hint="eastAsia"/>
        </w:rPr>
        <w:t>e</w:t>
      </w:r>
      <w:r>
        <w:t xml:space="preserve">pochs  </w:t>
      </w:r>
    </w:p>
    <w:p w:rsidR="00EC27CB" w:rsidRDefault="00EC27CB" w:rsidP="00EC27CB">
      <w:pPr>
        <w:spacing w:line="240" w:lineRule="auto"/>
      </w:pPr>
      <w:r>
        <w:t xml:space="preserve">bash </w:t>
      </w:r>
      <w:proofErr w:type="gramStart"/>
      <w:r>
        <w:t>scripts/run_train_ascend.sh .</w:t>
      </w:r>
      <w:proofErr w:type="gramEnd"/>
      <w:r>
        <w:t>/data/dataset 100 1 300</w:t>
      </w:r>
    </w:p>
    <w:p w:rsidR="00EC27CB" w:rsidRDefault="00EC27CB" w:rsidP="00EC27CB">
      <w:pPr>
        <w:spacing w:line="240" w:lineRule="auto"/>
      </w:pPr>
      <w:r>
        <w:t xml:space="preserve">bash </w:t>
      </w:r>
      <w:proofErr w:type="gramStart"/>
      <w:r>
        <w:t>scripts/run_train_ascend.sh .</w:t>
      </w:r>
      <w:proofErr w:type="gramEnd"/>
      <w:r>
        <w:t>/data/dataset 60 1 300</w:t>
      </w:r>
    </w:p>
    <w:p w:rsidR="007069D5" w:rsidRDefault="007069D5" w:rsidP="00EC27CB">
      <w:pPr>
        <w:spacing w:line="240" w:lineRule="auto"/>
      </w:pPr>
    </w:p>
    <w:p w:rsidR="007069D5" w:rsidRDefault="007069D5" w:rsidP="00EC27CB">
      <w:pPr>
        <w:spacing w:line="240" w:lineRule="auto"/>
      </w:pPr>
    </w:p>
    <w:p w:rsidR="007069D5" w:rsidRDefault="007069D5" w:rsidP="00EC27CB">
      <w:pPr>
        <w:spacing w:line="240" w:lineRule="auto"/>
      </w:pPr>
    </w:p>
    <w:p w:rsidR="007069D5" w:rsidRDefault="007069D5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3A324E" w:rsidRDefault="003A324E" w:rsidP="00EC27CB">
      <w:pPr>
        <w:spacing w:line="240" w:lineRule="auto"/>
      </w:pPr>
    </w:p>
    <w:p w:rsidR="00430C82" w:rsidRDefault="00430C82" w:rsidP="00430C82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430C82" w:rsidRDefault="00430C82" w:rsidP="00430C82">
      <w:pPr>
        <w:spacing w:line="240" w:lineRule="auto"/>
      </w:pPr>
      <w:r>
        <w:t xml:space="preserve">import </w:t>
      </w:r>
      <w:proofErr w:type="spellStart"/>
      <w:r>
        <w:t>mindspore</w:t>
      </w:r>
      <w:proofErr w:type="spellEnd"/>
    </w:p>
    <w:p w:rsidR="00430C82" w:rsidRDefault="00430C82" w:rsidP="00430C82">
      <w:pPr>
        <w:spacing w:line="240" w:lineRule="auto"/>
      </w:pPr>
      <w:r>
        <w:t xml:space="preserve">import </w:t>
      </w:r>
      <w:proofErr w:type="spellStart"/>
      <w:r>
        <w:t>mindspore.ops</w:t>
      </w:r>
      <w:proofErr w:type="spellEnd"/>
      <w:r>
        <w:t xml:space="preserve"> as ops</w:t>
      </w:r>
    </w:p>
    <w:p w:rsidR="00430C82" w:rsidRDefault="00430C82" w:rsidP="00430C82">
      <w:pPr>
        <w:spacing w:line="240" w:lineRule="auto"/>
      </w:pPr>
      <w:r>
        <w:t xml:space="preserve">from </w:t>
      </w:r>
      <w:proofErr w:type="spellStart"/>
      <w:r>
        <w:t>mindspore</w:t>
      </w:r>
      <w:proofErr w:type="spellEnd"/>
      <w:r>
        <w:t xml:space="preserve"> import Tensor</w:t>
      </w:r>
    </w:p>
    <w:p w:rsidR="00430C82" w:rsidRDefault="00430C82" w:rsidP="00430C82">
      <w:pPr>
        <w:spacing w:line="240" w:lineRule="auto"/>
      </w:pPr>
      <w:r>
        <w:t xml:space="preserve"> </w:t>
      </w:r>
    </w:p>
    <w:p w:rsidR="00430C82" w:rsidRDefault="00430C82" w:rsidP="00430C82">
      <w:pPr>
        <w:spacing w:line="240" w:lineRule="auto"/>
      </w:pPr>
      <w:r>
        <w:t xml:space="preserve">def </w:t>
      </w:r>
      <w:proofErr w:type="spellStart"/>
      <w:r>
        <w:t>linear_</w:t>
      </w:r>
      <w:proofErr w:type="gramStart"/>
      <w:r>
        <w:t>loss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):</w:t>
      </w:r>
    </w:p>
    <w:p w:rsidR="00430C82" w:rsidRDefault="00430C82" w:rsidP="00430C82">
      <w:pPr>
        <w:spacing w:line="240" w:lineRule="auto"/>
      </w:pPr>
      <w:r>
        <w:t xml:space="preserve">    """</w:t>
      </w:r>
    </w:p>
    <w:p w:rsidR="00430C82" w:rsidRDefault="00430C82" w:rsidP="00430C82">
      <w:pPr>
        <w:spacing w:line="240" w:lineRule="auto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y_true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真实值</w:t>
      </w:r>
    </w:p>
    <w:p w:rsidR="00430C82" w:rsidRDefault="00430C82" w:rsidP="00430C82">
      <w:pPr>
        <w:spacing w:line="240" w:lineRule="auto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y_pred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预测值</w:t>
      </w:r>
    </w:p>
    <w:p w:rsidR="00430C82" w:rsidRDefault="00430C82" w:rsidP="00430C82">
      <w:pPr>
        <w:spacing w:line="240" w:lineRule="auto"/>
      </w:pPr>
      <w:r>
        <w:t xml:space="preserve">    """</w:t>
      </w:r>
    </w:p>
    <w:p w:rsidR="00430C82" w:rsidRDefault="00430C82" w:rsidP="00430C82">
      <w:pPr>
        <w:spacing w:line="240" w:lineRule="auto"/>
      </w:pPr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</w:t>
      </w:r>
    </w:p>
    <w:p w:rsidR="00430C82" w:rsidRDefault="00430C82" w:rsidP="00430C82">
      <w:pPr>
        <w:spacing w:line="240" w:lineRule="auto"/>
      </w:pPr>
      <w:r>
        <w:t xml:space="preserve">    loss = </w:t>
      </w:r>
      <w:proofErr w:type="spellStart"/>
      <w:proofErr w:type="gramStart"/>
      <w:r>
        <w:t>np.sum</w:t>
      </w:r>
      <w:proofErr w:type="spellEnd"/>
      <w:r>
        <w:t>(</w:t>
      </w:r>
      <w:proofErr w:type="spellStart"/>
      <w:proofErr w:type="gramEnd"/>
      <w:r>
        <w:t>ops.abs</w:t>
      </w:r>
      <w:proofErr w:type="spellEnd"/>
      <w:r>
        <w:t>(</w:t>
      </w:r>
      <w:proofErr w:type="spellStart"/>
      <w:r>
        <w:t>y_true</w:t>
      </w:r>
      <w:proofErr w:type="spellEnd"/>
      <w:r>
        <w:t xml:space="preserve"> - </w:t>
      </w:r>
      <w:proofErr w:type="spellStart"/>
      <w:r>
        <w:t>y_pred</w:t>
      </w:r>
      <w:proofErr w:type="spellEnd"/>
      <w:r>
        <w:t>)) / n</w:t>
      </w:r>
    </w:p>
    <w:p w:rsidR="00430C82" w:rsidRDefault="00430C82" w:rsidP="00430C82">
      <w:pPr>
        <w:spacing w:line="240" w:lineRule="auto"/>
      </w:pPr>
      <w:r>
        <w:t>#    loss = (</w:t>
      </w:r>
      <w:proofErr w:type="spellStart"/>
      <w:proofErr w:type="gramStart"/>
      <w:r>
        <w:t>ops.abs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 - </w:t>
      </w:r>
      <w:proofErr w:type="spellStart"/>
      <w:r>
        <w:t>y_pred</w:t>
      </w:r>
      <w:proofErr w:type="spellEnd"/>
      <w:r>
        <w:t>)).sum() / n</w:t>
      </w:r>
    </w:p>
    <w:p w:rsidR="00430C82" w:rsidRDefault="00430C82" w:rsidP="00430C82">
      <w:pPr>
        <w:spacing w:line="240" w:lineRule="auto"/>
      </w:pPr>
      <w:r>
        <w:t xml:space="preserve">    return loss</w:t>
      </w:r>
    </w:p>
    <w:p w:rsidR="00430C82" w:rsidRDefault="00430C82" w:rsidP="00430C82">
      <w:pPr>
        <w:spacing w:line="240" w:lineRule="auto"/>
      </w:pPr>
    </w:p>
    <w:p w:rsidR="00430C82" w:rsidRDefault="00430C82" w:rsidP="00430C82">
      <w:pPr>
        <w:spacing w:line="240" w:lineRule="auto"/>
      </w:pPr>
      <w:r>
        <w:rPr>
          <w:rFonts w:hint="eastAsia"/>
        </w:rPr>
        <w:t xml:space="preserve"># </w:t>
      </w:r>
      <w:r>
        <w:rPr>
          <w:rFonts w:hint="eastAsia"/>
        </w:rPr>
        <w:t>测试代码</w:t>
      </w:r>
    </w:p>
    <w:p w:rsidR="00430C82" w:rsidRDefault="00430C82" w:rsidP="00430C82">
      <w:pPr>
        <w:spacing w:line="240" w:lineRule="auto"/>
      </w:pPr>
      <w:r>
        <w:t xml:space="preserve"># </w:t>
      </w:r>
      <w:proofErr w:type="spellStart"/>
      <w:r>
        <w:t>y_true</w:t>
      </w:r>
      <w:proofErr w:type="spellEnd"/>
      <w:r>
        <w:t xml:space="preserve"> = Tensor(</w:t>
      </w:r>
      <w:proofErr w:type="spellStart"/>
      <w:r>
        <w:t>np.array</w:t>
      </w:r>
      <w:proofErr w:type="spellEnd"/>
      <w:r>
        <w:t>([1, 2, 3, 4, 5]), mindspore.float32)</w:t>
      </w:r>
    </w:p>
    <w:p w:rsidR="00430C82" w:rsidRDefault="00430C82" w:rsidP="00430C82">
      <w:pPr>
        <w:spacing w:line="240" w:lineRule="auto"/>
      </w:pPr>
      <w:r>
        <w:t xml:space="preserve"># </w:t>
      </w:r>
      <w:proofErr w:type="spellStart"/>
      <w:r>
        <w:t>y_pred</w:t>
      </w:r>
      <w:proofErr w:type="spellEnd"/>
      <w:r>
        <w:t xml:space="preserve"> = </w:t>
      </w:r>
      <w:proofErr w:type="gramStart"/>
      <w:r>
        <w:t>Tensor(</w:t>
      </w:r>
      <w:proofErr w:type="spellStart"/>
      <w:proofErr w:type="gramEnd"/>
      <w:r>
        <w:t>np.array</w:t>
      </w:r>
      <w:proofErr w:type="spellEnd"/>
      <w:r>
        <w:t>([1.5, 2.5, 3.5, 4.5, 5]), mindspore.float32)</w:t>
      </w:r>
    </w:p>
    <w:p w:rsidR="007069D5" w:rsidRDefault="00430C82" w:rsidP="00430C82">
      <w:pPr>
        <w:spacing w:line="240" w:lineRule="auto"/>
      </w:pPr>
      <w:r>
        <w:t xml:space="preserve"># </w:t>
      </w:r>
      <w:proofErr w:type="gramStart"/>
      <w:r>
        <w:t>print(</w:t>
      </w:r>
      <w:proofErr w:type="spellStart"/>
      <w:proofErr w:type="gramEnd"/>
      <w:r>
        <w:t>f"linear_loss</w:t>
      </w:r>
      <w:proofErr w:type="spellEnd"/>
      <w:r>
        <w:t>: {</w:t>
      </w:r>
      <w:proofErr w:type="spellStart"/>
      <w:r>
        <w:t>linear_loss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):.4f}")</w:t>
      </w:r>
    </w:p>
    <w:p w:rsidR="007069D5" w:rsidRDefault="007069D5" w:rsidP="00EC27CB">
      <w:pPr>
        <w:spacing w:line="240" w:lineRule="auto"/>
      </w:pPr>
    </w:p>
    <w:p w:rsidR="00DF0082" w:rsidRDefault="00DF0082" w:rsidP="00EC27CB">
      <w:pPr>
        <w:spacing w:line="240" w:lineRule="auto"/>
      </w:pPr>
    </w:p>
    <w:p w:rsidR="00DF0082" w:rsidRDefault="00DF0082" w:rsidP="00EC27CB">
      <w:pPr>
        <w:spacing w:line="240" w:lineRule="auto"/>
      </w:pPr>
    </w:p>
    <w:p w:rsidR="00DF0082" w:rsidRDefault="00DF0082" w:rsidP="00EC27CB">
      <w:pPr>
        <w:spacing w:line="240" w:lineRule="auto"/>
      </w:pPr>
    </w:p>
    <w:p w:rsidR="00DF0082" w:rsidRDefault="00DF0082" w:rsidP="00EC27CB">
      <w:pPr>
        <w:spacing w:line="240" w:lineRule="auto"/>
      </w:pPr>
    </w:p>
    <w:p w:rsidR="00DF0082" w:rsidRDefault="00DF0082" w:rsidP="00EC27CB">
      <w:pPr>
        <w:spacing w:line="240" w:lineRule="auto"/>
      </w:pPr>
    </w:p>
    <w:p w:rsidR="00DF0082" w:rsidRDefault="00DF0082" w:rsidP="00DF0082">
      <w:pPr>
        <w:spacing w:line="240" w:lineRule="auto"/>
      </w:pPr>
      <w:r>
        <w:t>if __name__ == "__main__":</w:t>
      </w:r>
    </w:p>
    <w:p w:rsidR="00DF0082" w:rsidRDefault="00DF0082" w:rsidP="00DF0082">
      <w:pPr>
        <w:spacing w:line="240" w:lineRule="auto"/>
      </w:pPr>
      <w:r>
        <w:t xml:space="preserve">    </w:t>
      </w:r>
    </w:p>
    <w:p w:rsidR="00DF0082" w:rsidRDefault="00DF0082" w:rsidP="00DF0082">
      <w:pPr>
        <w:spacing w:line="240" w:lineRule="auto"/>
      </w:pPr>
      <w:r>
        <w:t xml:space="preserve">    from </w:t>
      </w:r>
      <w:proofErr w:type="spellStart"/>
      <w:r>
        <w:t>mindspore</w:t>
      </w:r>
      <w:proofErr w:type="spellEnd"/>
      <w:r>
        <w:t xml:space="preserve"> import Tensor</w:t>
      </w:r>
    </w:p>
    <w:p w:rsidR="00DF0082" w:rsidRDefault="00DF0082" w:rsidP="00DF0082">
      <w:pPr>
        <w:spacing w:line="240" w:lineRule="auto"/>
      </w:pPr>
      <w:r>
        <w:t xml:space="preserve">    </w:t>
      </w:r>
      <w:proofErr w:type="spellStart"/>
      <w:proofErr w:type="gramStart"/>
      <w:r>
        <w:t>np.random</w:t>
      </w:r>
      <w:proofErr w:type="gramEnd"/>
      <w:r>
        <w:t>.seed</w:t>
      </w:r>
      <w:proofErr w:type="spellEnd"/>
      <w:r>
        <w:t>(11070109)</w:t>
      </w:r>
    </w:p>
    <w:p w:rsidR="00DF0082" w:rsidRDefault="00DF0082" w:rsidP="00DF0082">
      <w:pPr>
        <w:spacing w:line="240" w:lineRule="auto"/>
      </w:pPr>
      <w:r>
        <w:t xml:space="preserve">    x =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(3, 3)</w:t>
      </w:r>
    </w:p>
    <w:p w:rsidR="00DF0082" w:rsidRDefault="00DF0082" w:rsidP="00DF0082">
      <w:pPr>
        <w:spacing w:line="240" w:lineRule="auto"/>
      </w:pPr>
      <w:r>
        <w:t xml:space="preserve">    #x = </w:t>
      </w:r>
      <w:proofErr w:type="spellStart"/>
      <w:r>
        <w:t>paddle.to_tensor</w:t>
      </w:r>
      <w:proofErr w:type="spellEnd"/>
      <w:r>
        <w:t>(x</w:t>
      </w:r>
      <w:proofErr w:type="gramStart"/>
      <w:r>
        <w:t>).cast</w:t>
      </w:r>
      <w:proofErr w:type="gramEnd"/>
      <w:r>
        <w:t>("float32")</w:t>
      </w:r>
    </w:p>
    <w:p w:rsidR="00DF0082" w:rsidRDefault="00DF0082" w:rsidP="00DF0082">
      <w:pPr>
        <w:spacing w:line="240" w:lineRule="auto"/>
      </w:pPr>
      <w:r>
        <w:t xml:space="preserve">    x = </w:t>
      </w:r>
      <w:proofErr w:type="gramStart"/>
      <w:r>
        <w:t>Tensor(</w:t>
      </w:r>
      <w:proofErr w:type="gramEnd"/>
      <w:r>
        <w:t>x, mindspore.float32)</w:t>
      </w:r>
    </w:p>
    <w:p w:rsidR="00DF0082" w:rsidRDefault="00DF0082" w:rsidP="00DF0082">
      <w:pPr>
        <w:spacing w:line="240" w:lineRule="auto"/>
      </w:pPr>
      <w:r>
        <w:t xml:space="preserve">    y = (x &gt; 0.5</w:t>
      </w:r>
      <w:proofErr w:type="gramStart"/>
      <w:r>
        <w:t>).cast</w:t>
      </w:r>
      <w:proofErr w:type="gramEnd"/>
      <w:r>
        <w:t>("float32")</w:t>
      </w:r>
    </w:p>
    <w:p w:rsidR="00DF0082" w:rsidRDefault="00DF0082" w:rsidP="00DF0082">
      <w:pPr>
        <w:spacing w:line="240" w:lineRule="auto"/>
      </w:pPr>
      <w:r>
        <w:t xml:space="preserve">    </w:t>
      </w:r>
    </w:p>
    <w:p w:rsidR="00DF0082" w:rsidRDefault="00DF0082" w:rsidP="00DF0082">
      <w:pPr>
        <w:spacing w:line="240" w:lineRule="auto"/>
      </w:pPr>
      <w:r>
        <w:t xml:space="preserve">    loss = </w:t>
      </w:r>
      <w:proofErr w:type="spellStart"/>
      <w:proofErr w:type="gramStart"/>
      <w:r>
        <w:t>AsymmetricLossOptimized</w:t>
      </w:r>
      <w:proofErr w:type="spellEnd"/>
      <w:r>
        <w:t>(</w:t>
      </w:r>
      <w:proofErr w:type="gramEnd"/>
      <w:r>
        <w:t>)</w:t>
      </w:r>
    </w:p>
    <w:p w:rsidR="00DF0082" w:rsidRDefault="00DF0082" w:rsidP="00CF139F">
      <w:pPr>
        <w:spacing w:line="240" w:lineRule="auto"/>
        <w:ind w:firstLine="435"/>
      </w:pPr>
      <w:r>
        <w:t xml:space="preserve">out = </w:t>
      </w:r>
      <w:proofErr w:type="gramStart"/>
      <w:r>
        <w:t>loss(</w:t>
      </w:r>
      <w:proofErr w:type="gramEnd"/>
      <w:r>
        <w:t>x, y)</w:t>
      </w:r>
    </w:p>
    <w:p w:rsidR="00CF139F" w:rsidRDefault="00CF139F" w:rsidP="00CF139F">
      <w:pPr>
        <w:spacing w:line="240" w:lineRule="auto"/>
        <w:ind w:firstLine="435"/>
      </w:pPr>
    </w:p>
    <w:p w:rsidR="00CF139F" w:rsidRDefault="00CF139F" w:rsidP="00CF139F">
      <w:pPr>
        <w:spacing w:line="240" w:lineRule="auto"/>
        <w:ind w:firstLine="435"/>
      </w:pPr>
    </w:p>
    <w:p w:rsidR="00CF139F" w:rsidRDefault="00CF139F" w:rsidP="00CF139F">
      <w:pPr>
        <w:spacing w:line="240" w:lineRule="auto"/>
        <w:ind w:firstLine="435"/>
      </w:pPr>
      <w:r>
        <w:rPr>
          <w:rFonts w:hint="eastAsia"/>
        </w:rPr>
        <w:t>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总，这周六我换租房的地方，约好搬家，因此周六就不加班哈</w:t>
      </w:r>
    </w:p>
    <w:p w:rsidR="00CF139F" w:rsidRDefault="00CF139F" w:rsidP="00CF139F">
      <w:pPr>
        <w:spacing w:line="240" w:lineRule="auto"/>
        <w:ind w:firstLine="435"/>
      </w:pPr>
    </w:p>
    <w:p w:rsidR="00CF139F" w:rsidRDefault="00CF139F" w:rsidP="00CF139F">
      <w:pPr>
        <w:spacing w:line="240" w:lineRule="auto"/>
      </w:pPr>
      <w:r>
        <w:rPr>
          <w:rFonts w:hint="eastAsia"/>
        </w:rPr>
        <w:t>春爱姐，刚好周六我换租房的地方，得搬家，因此周六就不加班了，我也对元</w:t>
      </w:r>
      <w:proofErr w:type="gramStart"/>
      <w:r>
        <w:rPr>
          <w:rFonts w:hint="eastAsia"/>
        </w:rPr>
        <w:t>元</w:t>
      </w:r>
      <w:proofErr w:type="gramEnd"/>
      <w:r>
        <w:rPr>
          <w:rFonts w:hint="eastAsia"/>
        </w:rPr>
        <w:t>总说了。</w:t>
      </w:r>
    </w:p>
    <w:p w:rsidR="004F4939" w:rsidRDefault="004F4939" w:rsidP="00CF139F">
      <w:pPr>
        <w:spacing w:line="240" w:lineRule="auto"/>
      </w:pPr>
    </w:p>
    <w:p w:rsidR="004F4939" w:rsidRDefault="004F4939" w:rsidP="00CF139F">
      <w:pPr>
        <w:spacing w:line="240" w:lineRule="auto"/>
      </w:pPr>
    </w:p>
    <w:p w:rsidR="004F4939" w:rsidRDefault="004F4939" w:rsidP="00CF139F">
      <w:pPr>
        <w:spacing w:line="240" w:lineRule="auto"/>
      </w:pPr>
      <w:r>
        <w:rPr>
          <w:noProof/>
          <w:snapToGrid/>
        </w:rPr>
        <w:drawing>
          <wp:inline distT="0" distB="0" distL="0" distR="0" wp14:anchorId="407D6C9A" wp14:editId="232B3EB4">
            <wp:extent cx="5274310" cy="3592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CF139F">
      <w:pPr>
        <w:spacing w:line="240" w:lineRule="auto"/>
      </w:pPr>
    </w:p>
    <w:p w:rsidR="001770E7" w:rsidRDefault="001770E7" w:rsidP="001770E7">
      <w:pPr>
        <w:spacing w:line="240" w:lineRule="auto"/>
      </w:pPr>
      <w:r>
        <w:t>import math</w:t>
      </w: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  <w:r>
        <w:t>ALPHA = 0.3</w:t>
      </w:r>
    </w:p>
    <w:p w:rsidR="001770E7" w:rsidRDefault="001770E7" w:rsidP="001770E7">
      <w:pPr>
        <w:spacing w:line="240" w:lineRule="auto"/>
      </w:pPr>
      <w:r>
        <w:t>DIFF = 0.00001</w:t>
      </w: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  <w:r>
        <w:t xml:space="preserve">def </w:t>
      </w:r>
      <w:proofErr w:type="gramStart"/>
      <w:r>
        <w:t>predict(</w:t>
      </w:r>
      <w:proofErr w:type="gramEnd"/>
      <w:r>
        <w:t>theta, data):</w:t>
      </w:r>
    </w:p>
    <w:p w:rsidR="001770E7" w:rsidRDefault="001770E7" w:rsidP="001770E7">
      <w:pPr>
        <w:spacing w:line="240" w:lineRule="auto"/>
      </w:pPr>
      <w:r>
        <w:t xml:space="preserve">    results = []</w:t>
      </w:r>
    </w:p>
    <w:p w:rsidR="001770E7" w:rsidRDefault="001770E7" w:rsidP="001770E7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data.__</w:t>
      </w:r>
      <w:proofErr w:type="spellStart"/>
      <w:r>
        <w:t>len</w:t>
      </w:r>
      <w:proofErr w:type="spellEnd"/>
      <w:r>
        <w:t>__()):</w:t>
      </w:r>
    </w:p>
    <w:p w:rsidR="001770E7" w:rsidRDefault="001770E7" w:rsidP="001770E7">
      <w:pPr>
        <w:spacing w:line="240" w:lineRule="auto"/>
      </w:pPr>
      <w:r>
        <w:t xml:space="preserve">        temp = 0</w:t>
      </w:r>
    </w:p>
    <w:p w:rsidR="001770E7" w:rsidRDefault="001770E7" w:rsidP="001770E7">
      <w:pPr>
        <w:spacing w:line="240" w:lineRule="auto"/>
      </w:pPr>
      <w:r>
        <w:t xml:space="preserve">        for j in </w:t>
      </w:r>
      <w:proofErr w:type="gramStart"/>
      <w:r>
        <w:t>range(</w:t>
      </w:r>
      <w:proofErr w:type="gramEnd"/>
      <w:r>
        <w:t>1, theta.__</w:t>
      </w:r>
      <w:proofErr w:type="spellStart"/>
      <w:r>
        <w:t>len</w:t>
      </w:r>
      <w:proofErr w:type="spellEnd"/>
      <w:r>
        <w:t>__()):</w:t>
      </w:r>
    </w:p>
    <w:p w:rsidR="001770E7" w:rsidRDefault="001770E7" w:rsidP="001770E7">
      <w:pPr>
        <w:spacing w:line="240" w:lineRule="auto"/>
      </w:pPr>
      <w:r>
        <w:t xml:space="preserve">            temp += theta[j] * data[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</w:t>
      </w:r>
    </w:p>
    <w:p w:rsidR="001770E7" w:rsidRDefault="001770E7" w:rsidP="001770E7">
      <w:pPr>
        <w:spacing w:line="240" w:lineRule="auto"/>
      </w:pPr>
      <w:r>
        <w:t xml:space="preserve">        temp = 1 / (1 + </w:t>
      </w:r>
      <w:proofErr w:type="spellStart"/>
      <w:proofErr w:type="gramStart"/>
      <w:r>
        <w:t>math.e</w:t>
      </w:r>
      <w:proofErr w:type="spellEnd"/>
      <w:proofErr w:type="gramEnd"/>
      <w:r>
        <w:t xml:space="preserve"> ** (-1 * (temp + theta[0])))</w:t>
      </w:r>
    </w:p>
    <w:p w:rsidR="001770E7" w:rsidRDefault="001770E7" w:rsidP="001770E7">
      <w:pPr>
        <w:spacing w:line="240" w:lineRule="auto"/>
      </w:pPr>
      <w:r>
        <w:t xml:space="preserve">        </w:t>
      </w:r>
      <w:proofErr w:type="spellStart"/>
      <w:proofErr w:type="gramStart"/>
      <w:r>
        <w:t>results.append</w:t>
      </w:r>
      <w:proofErr w:type="spellEnd"/>
      <w:proofErr w:type="gramEnd"/>
      <w:r>
        <w:t>(temp)</w:t>
      </w:r>
    </w:p>
    <w:p w:rsidR="001770E7" w:rsidRDefault="001770E7" w:rsidP="001770E7">
      <w:pPr>
        <w:spacing w:line="240" w:lineRule="auto"/>
      </w:pPr>
      <w:r>
        <w:t xml:space="preserve">    return results</w:t>
      </w: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  <w:r>
        <w:t>def training(</w:t>
      </w:r>
      <w:proofErr w:type="spellStart"/>
      <w:r>
        <w:t>training_data</w:t>
      </w:r>
      <w:proofErr w:type="spellEnd"/>
      <w:r>
        <w:t>):</w:t>
      </w:r>
    </w:p>
    <w:p w:rsidR="001770E7" w:rsidRDefault="001770E7" w:rsidP="001770E7">
      <w:pPr>
        <w:spacing w:line="240" w:lineRule="auto"/>
      </w:pPr>
      <w:r>
        <w:t xml:space="preserve">    size = training_</w:t>
      </w:r>
      <w:proofErr w:type="gramStart"/>
      <w:r>
        <w:t>data._</w:t>
      </w:r>
      <w:proofErr w:type="gramEnd"/>
      <w:r>
        <w:t>_</w:t>
      </w:r>
      <w:proofErr w:type="spellStart"/>
      <w:r>
        <w:t>len</w:t>
      </w:r>
      <w:proofErr w:type="spellEnd"/>
      <w:r>
        <w:t>__()</w:t>
      </w:r>
    </w:p>
    <w:p w:rsidR="001770E7" w:rsidRDefault="001770E7" w:rsidP="001770E7">
      <w:pPr>
        <w:spacing w:line="240" w:lineRule="auto"/>
      </w:pPr>
      <w:r>
        <w:t xml:space="preserve">    dimension = </w:t>
      </w:r>
      <w:proofErr w:type="spellStart"/>
      <w:r>
        <w:t>training_data</w:t>
      </w:r>
      <w:proofErr w:type="spellEnd"/>
      <w:r>
        <w:t>[0</w:t>
      </w:r>
      <w:proofErr w:type="gramStart"/>
      <w:r>
        <w:t>]._</w:t>
      </w:r>
      <w:proofErr w:type="gramEnd"/>
      <w:r>
        <w:t>_</w:t>
      </w:r>
      <w:proofErr w:type="spellStart"/>
      <w:r>
        <w:t>len</w:t>
      </w:r>
      <w:proofErr w:type="spellEnd"/>
      <w:r>
        <w:t>__()</w:t>
      </w:r>
    </w:p>
    <w:p w:rsidR="001770E7" w:rsidRDefault="001770E7" w:rsidP="001770E7">
      <w:pPr>
        <w:spacing w:line="240" w:lineRule="auto"/>
      </w:pPr>
      <w:r>
        <w:t xml:space="preserve">    </w:t>
      </w:r>
      <w:proofErr w:type="spellStart"/>
      <w:r>
        <w:t>hxs</w:t>
      </w:r>
      <w:proofErr w:type="spellEnd"/>
      <w:r>
        <w:t xml:space="preserve"> = []</w:t>
      </w:r>
    </w:p>
    <w:p w:rsidR="001770E7" w:rsidRDefault="001770E7" w:rsidP="001770E7">
      <w:pPr>
        <w:spacing w:line="240" w:lineRule="auto"/>
      </w:pPr>
      <w:r>
        <w:t xml:space="preserve">    theta = []</w:t>
      </w:r>
    </w:p>
    <w:p w:rsidR="001770E7" w:rsidRDefault="001770E7" w:rsidP="001770E7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dimension):</w:t>
      </w:r>
    </w:p>
    <w:p w:rsidR="001770E7" w:rsidRDefault="001770E7" w:rsidP="001770E7">
      <w:pPr>
        <w:spacing w:line="240" w:lineRule="auto"/>
      </w:pPr>
      <w:r>
        <w:t xml:space="preserve">        </w:t>
      </w:r>
      <w:proofErr w:type="spellStart"/>
      <w:proofErr w:type="gramStart"/>
      <w:r>
        <w:t>theta.append</w:t>
      </w:r>
      <w:proofErr w:type="spellEnd"/>
      <w:proofErr w:type="gramEnd"/>
      <w:r>
        <w:t>(1)</w:t>
      </w:r>
    </w:p>
    <w:p w:rsidR="001770E7" w:rsidRDefault="001770E7" w:rsidP="001770E7">
      <w:pPr>
        <w:spacing w:line="240" w:lineRule="auto"/>
      </w:pPr>
      <w:r>
        <w:t xml:space="preserve">    initial = 0</w:t>
      </w:r>
    </w:p>
    <w:p w:rsidR="001770E7" w:rsidRDefault="001770E7" w:rsidP="001770E7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size):</w:t>
      </w:r>
    </w:p>
    <w:p w:rsidR="001770E7" w:rsidRDefault="001770E7" w:rsidP="001770E7">
      <w:pPr>
        <w:spacing w:line="240" w:lineRule="auto"/>
      </w:pPr>
      <w:r>
        <w:t xml:space="preserve">        hx = theta[0]</w:t>
      </w:r>
    </w:p>
    <w:p w:rsidR="001770E7" w:rsidRDefault="001770E7" w:rsidP="001770E7">
      <w:pPr>
        <w:spacing w:line="240" w:lineRule="auto"/>
      </w:pPr>
      <w:r>
        <w:t xml:space="preserve">        for j in </w:t>
      </w:r>
      <w:proofErr w:type="gramStart"/>
      <w:r>
        <w:t>range(</w:t>
      </w:r>
      <w:proofErr w:type="gramEnd"/>
      <w:r>
        <w:t>1, dimension):</w:t>
      </w:r>
    </w:p>
    <w:p w:rsidR="001770E7" w:rsidRDefault="001770E7" w:rsidP="001770E7">
      <w:pPr>
        <w:spacing w:line="240" w:lineRule="auto"/>
      </w:pPr>
      <w:r>
        <w:t xml:space="preserve">            hx += theta[j] * 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</w:p>
    <w:p w:rsidR="001770E7" w:rsidRDefault="001770E7" w:rsidP="001770E7">
      <w:pPr>
        <w:spacing w:line="240" w:lineRule="auto"/>
      </w:pPr>
      <w:r>
        <w:t xml:space="preserve">        hx = 1 / (1 + </w:t>
      </w:r>
      <w:proofErr w:type="spellStart"/>
      <w:proofErr w:type="gramStart"/>
      <w:r>
        <w:t>math.e</w:t>
      </w:r>
      <w:proofErr w:type="spellEnd"/>
      <w:proofErr w:type="gramEnd"/>
      <w:r>
        <w:t xml:space="preserve"> ** (-1 * hx))</w:t>
      </w:r>
    </w:p>
    <w:p w:rsidR="001770E7" w:rsidRDefault="001770E7" w:rsidP="001770E7">
      <w:pPr>
        <w:spacing w:line="240" w:lineRule="auto"/>
      </w:pPr>
      <w:r>
        <w:t xml:space="preserve">        </w:t>
      </w:r>
      <w:proofErr w:type="spellStart"/>
      <w:proofErr w:type="gramStart"/>
      <w:r>
        <w:t>hxs.append</w:t>
      </w:r>
      <w:proofErr w:type="spellEnd"/>
      <w:proofErr w:type="gramEnd"/>
      <w:r>
        <w:t>(hx)</w:t>
      </w:r>
    </w:p>
    <w:p w:rsidR="001770E7" w:rsidRDefault="001770E7" w:rsidP="001770E7">
      <w:pPr>
        <w:spacing w:line="240" w:lineRule="auto"/>
      </w:pPr>
      <w:r>
        <w:t xml:space="preserve">        initial += (-1 * (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 xml:space="preserve">][0] * math.log(hx) + (1 - 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>][0]) * math.log(1 - hx)))</w:t>
      </w:r>
    </w:p>
    <w:p w:rsidR="001770E7" w:rsidRDefault="001770E7" w:rsidP="001770E7">
      <w:pPr>
        <w:spacing w:line="240" w:lineRule="auto"/>
      </w:pPr>
      <w:r>
        <w:t xml:space="preserve">    initial /= size</w:t>
      </w:r>
    </w:p>
    <w:p w:rsidR="001770E7" w:rsidRDefault="001770E7" w:rsidP="001770E7">
      <w:pPr>
        <w:spacing w:line="240" w:lineRule="auto"/>
      </w:pPr>
      <w:r>
        <w:t xml:space="preserve">    iteration = initial</w:t>
      </w:r>
    </w:p>
    <w:p w:rsidR="001770E7" w:rsidRDefault="001770E7" w:rsidP="001770E7">
      <w:pPr>
        <w:spacing w:line="240" w:lineRule="auto"/>
      </w:pPr>
      <w:r>
        <w:t xml:space="preserve">    initial = 0</w:t>
      </w:r>
    </w:p>
    <w:p w:rsidR="001770E7" w:rsidRDefault="001770E7" w:rsidP="001770E7">
      <w:pPr>
        <w:spacing w:line="240" w:lineRule="auto"/>
      </w:pPr>
      <w:r>
        <w:t xml:space="preserve">    counts = 1</w:t>
      </w:r>
    </w:p>
    <w:p w:rsidR="001770E7" w:rsidRDefault="001770E7" w:rsidP="001770E7">
      <w:pPr>
        <w:spacing w:line="240" w:lineRule="auto"/>
      </w:pPr>
      <w:r>
        <w:lastRenderedPageBreak/>
        <w:t xml:space="preserve">    while </w:t>
      </w:r>
      <w:proofErr w:type="gramStart"/>
      <w:r>
        <w:t>abs(</w:t>
      </w:r>
      <w:proofErr w:type="gramEnd"/>
      <w:r>
        <w:t>iteration - initial) &gt; DIFF:</w:t>
      </w:r>
    </w:p>
    <w:p w:rsidR="001770E7" w:rsidRDefault="001770E7" w:rsidP="001770E7">
      <w:pPr>
        <w:spacing w:line="240" w:lineRule="auto"/>
      </w:pPr>
      <w:r>
        <w:rPr>
          <w:rFonts w:hint="eastAsia"/>
        </w:rPr>
        <w:t xml:space="preserve">        print("</w:t>
      </w:r>
      <w:r>
        <w:rPr>
          <w:rFonts w:hint="eastAsia"/>
        </w:rPr>
        <w:t>第</w:t>
      </w:r>
      <w:r>
        <w:rPr>
          <w:rFonts w:hint="eastAsia"/>
        </w:rPr>
        <w:t>", counts, "</w:t>
      </w:r>
      <w:r>
        <w:rPr>
          <w:rFonts w:hint="eastAsia"/>
        </w:rPr>
        <w:t>次迭代</w:t>
      </w:r>
      <w:r>
        <w:rPr>
          <w:rFonts w:hint="eastAsia"/>
        </w:rPr>
        <w:t>, diff=", abs(iteration - initial))</w:t>
      </w:r>
    </w:p>
    <w:p w:rsidR="001770E7" w:rsidRDefault="001770E7" w:rsidP="001770E7">
      <w:pPr>
        <w:spacing w:line="240" w:lineRule="auto"/>
      </w:pPr>
      <w:r>
        <w:t xml:space="preserve">        initial = iteration</w:t>
      </w:r>
    </w:p>
    <w:p w:rsidR="001770E7" w:rsidRDefault="001770E7" w:rsidP="001770E7">
      <w:pPr>
        <w:spacing w:line="240" w:lineRule="auto"/>
      </w:pPr>
      <w:r>
        <w:t xml:space="preserve">        gap = 0</w:t>
      </w:r>
    </w:p>
    <w:p w:rsidR="001770E7" w:rsidRDefault="001770E7" w:rsidP="001770E7">
      <w:pPr>
        <w:spacing w:line="240" w:lineRule="auto"/>
      </w:pPr>
      <w:r>
        <w:t xml:space="preserve">        for j in </w:t>
      </w:r>
      <w:proofErr w:type="gramStart"/>
      <w:r>
        <w:t>range(</w:t>
      </w:r>
      <w:proofErr w:type="gramEnd"/>
      <w:r>
        <w:t>0, size):</w:t>
      </w:r>
    </w:p>
    <w:p w:rsidR="001770E7" w:rsidRDefault="001770E7" w:rsidP="001770E7">
      <w:pPr>
        <w:spacing w:line="240" w:lineRule="auto"/>
      </w:pPr>
      <w:r>
        <w:t xml:space="preserve">            gap += (</w:t>
      </w:r>
      <w:proofErr w:type="spellStart"/>
      <w:r>
        <w:t>hxs</w:t>
      </w:r>
      <w:proofErr w:type="spellEnd"/>
      <w:r>
        <w:t xml:space="preserve">[j] - </w:t>
      </w:r>
      <w:proofErr w:type="spellStart"/>
      <w:r>
        <w:t>training_data</w:t>
      </w:r>
      <w:proofErr w:type="spellEnd"/>
      <w:r>
        <w:t>[j][0])</w:t>
      </w:r>
    </w:p>
    <w:p w:rsidR="001770E7" w:rsidRDefault="001770E7" w:rsidP="001770E7">
      <w:pPr>
        <w:spacing w:line="240" w:lineRule="auto"/>
      </w:pPr>
      <w:r>
        <w:t xml:space="preserve">        </w:t>
      </w:r>
      <w:proofErr w:type="gramStart"/>
      <w:r>
        <w:t>theta[</w:t>
      </w:r>
      <w:proofErr w:type="gramEnd"/>
      <w:r>
        <w:t>0] = theta[0] - ALPHA * gap / size</w:t>
      </w:r>
    </w:p>
    <w:p w:rsidR="001770E7" w:rsidRDefault="001770E7" w:rsidP="001770E7">
      <w:pPr>
        <w:spacing w:line="240" w:lineRule="auto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dimension):</w:t>
      </w:r>
    </w:p>
    <w:p w:rsidR="001770E7" w:rsidRDefault="001770E7" w:rsidP="001770E7">
      <w:pPr>
        <w:spacing w:line="240" w:lineRule="auto"/>
      </w:pPr>
      <w:r>
        <w:t xml:space="preserve">            gap = 0</w:t>
      </w:r>
    </w:p>
    <w:p w:rsidR="001770E7" w:rsidRDefault="001770E7" w:rsidP="001770E7">
      <w:pPr>
        <w:spacing w:line="240" w:lineRule="auto"/>
      </w:pPr>
      <w:r>
        <w:t xml:space="preserve">            for j in </w:t>
      </w:r>
      <w:proofErr w:type="gramStart"/>
      <w:r>
        <w:t>range(</w:t>
      </w:r>
      <w:proofErr w:type="gramEnd"/>
      <w:r>
        <w:t>0, size):</w:t>
      </w:r>
    </w:p>
    <w:p w:rsidR="001770E7" w:rsidRDefault="001770E7" w:rsidP="001770E7">
      <w:pPr>
        <w:spacing w:line="240" w:lineRule="auto"/>
      </w:pPr>
      <w:r>
        <w:t xml:space="preserve">                gap += (</w:t>
      </w:r>
      <w:proofErr w:type="spellStart"/>
      <w:r>
        <w:t>hxs</w:t>
      </w:r>
      <w:proofErr w:type="spellEnd"/>
      <w:r>
        <w:t xml:space="preserve">[j] - </w:t>
      </w:r>
      <w:proofErr w:type="spellStart"/>
      <w:r>
        <w:t>training_data</w:t>
      </w:r>
      <w:proofErr w:type="spellEnd"/>
      <w:r>
        <w:t xml:space="preserve">[j][0]) * </w:t>
      </w:r>
      <w:proofErr w:type="spellStart"/>
      <w:r>
        <w:t>training_data</w:t>
      </w:r>
      <w:proofErr w:type="spellEnd"/>
      <w:r>
        <w:t>[j][</w:t>
      </w:r>
      <w:proofErr w:type="spellStart"/>
      <w:r>
        <w:t>i</w:t>
      </w:r>
      <w:proofErr w:type="spellEnd"/>
      <w:r>
        <w:t>]</w:t>
      </w:r>
    </w:p>
    <w:p w:rsidR="001770E7" w:rsidRDefault="001770E7" w:rsidP="001770E7">
      <w:pPr>
        <w:spacing w:line="240" w:lineRule="auto"/>
      </w:pPr>
      <w:r>
        <w:t xml:space="preserve">            theta[</w:t>
      </w:r>
      <w:proofErr w:type="spellStart"/>
      <w:r>
        <w:t>i</w:t>
      </w:r>
      <w:proofErr w:type="spellEnd"/>
      <w:r>
        <w:t>] = theta[</w:t>
      </w:r>
      <w:proofErr w:type="spellStart"/>
      <w:r>
        <w:t>i</w:t>
      </w:r>
      <w:proofErr w:type="spellEnd"/>
      <w:r>
        <w:t>] - ALPHA * gap / size</w:t>
      </w:r>
    </w:p>
    <w:p w:rsidR="001770E7" w:rsidRDefault="001770E7" w:rsidP="001770E7">
      <w:pPr>
        <w:spacing w:line="240" w:lineRule="auto"/>
      </w:pPr>
      <w:r>
        <w:t xml:space="preserve">            </w:t>
      </w:r>
      <w:proofErr w:type="spellStart"/>
      <w:r>
        <w:t>for 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size):</w:t>
      </w:r>
    </w:p>
    <w:p w:rsidR="001770E7" w:rsidRDefault="001770E7" w:rsidP="001770E7">
      <w:pPr>
        <w:spacing w:line="240" w:lineRule="auto"/>
      </w:pPr>
      <w:r>
        <w:t xml:space="preserve">                hx = </w:t>
      </w:r>
      <w:proofErr w:type="gramStart"/>
      <w:r>
        <w:t>theta[</w:t>
      </w:r>
      <w:proofErr w:type="gramEnd"/>
      <w:r>
        <w:t>0]</w:t>
      </w:r>
    </w:p>
    <w:p w:rsidR="001770E7" w:rsidRDefault="001770E7" w:rsidP="001770E7">
      <w:pPr>
        <w:spacing w:line="240" w:lineRule="auto"/>
      </w:pPr>
      <w:r>
        <w:t xml:space="preserve">                for j in </w:t>
      </w:r>
      <w:proofErr w:type="gramStart"/>
      <w:r>
        <w:t>range(</w:t>
      </w:r>
      <w:proofErr w:type="gramEnd"/>
      <w:r>
        <w:t>1, dimension):</w:t>
      </w:r>
    </w:p>
    <w:p w:rsidR="001770E7" w:rsidRDefault="001770E7" w:rsidP="001770E7">
      <w:pPr>
        <w:spacing w:line="240" w:lineRule="auto"/>
      </w:pPr>
      <w:r>
        <w:t xml:space="preserve">                    hx += theta[j] * 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</w:p>
    <w:p w:rsidR="001770E7" w:rsidRDefault="001770E7" w:rsidP="001770E7">
      <w:pPr>
        <w:spacing w:line="240" w:lineRule="auto"/>
      </w:pPr>
      <w:r>
        <w:t xml:space="preserve">                hx = 1 / (1 + </w:t>
      </w:r>
      <w:proofErr w:type="spellStart"/>
      <w:proofErr w:type="gramStart"/>
      <w:r>
        <w:t>math.e</w:t>
      </w:r>
      <w:proofErr w:type="spellEnd"/>
      <w:proofErr w:type="gramEnd"/>
      <w:r>
        <w:t xml:space="preserve"> ** (-1 * hx))</w:t>
      </w:r>
    </w:p>
    <w:p w:rsidR="001770E7" w:rsidRDefault="001770E7" w:rsidP="001770E7">
      <w:pPr>
        <w:spacing w:line="240" w:lineRule="auto"/>
      </w:pPr>
      <w:r>
        <w:t xml:space="preserve">                </w:t>
      </w:r>
      <w:proofErr w:type="spellStart"/>
      <w:r>
        <w:t>hxs</w:t>
      </w:r>
      <w:proofErr w:type="spellEnd"/>
      <w:r>
        <w:t>[</w:t>
      </w:r>
      <w:proofErr w:type="spellStart"/>
      <w:r>
        <w:t>i</w:t>
      </w:r>
      <w:proofErr w:type="spellEnd"/>
      <w:r>
        <w:t>] = hx</w:t>
      </w:r>
    </w:p>
    <w:p w:rsidR="001770E7" w:rsidRDefault="001770E7" w:rsidP="001770E7">
      <w:pPr>
        <w:spacing w:line="240" w:lineRule="auto"/>
      </w:pPr>
      <w:r>
        <w:t xml:space="preserve">                iteration += -1 * (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 xml:space="preserve">][0] * math.log(hx) + (1 - </w:t>
      </w:r>
      <w:proofErr w:type="spellStart"/>
      <w:r>
        <w:t>training_data</w:t>
      </w:r>
      <w:proofErr w:type="spellEnd"/>
      <w:r>
        <w:t>[</w:t>
      </w:r>
      <w:proofErr w:type="spellStart"/>
      <w:r>
        <w:t>i</w:t>
      </w:r>
      <w:proofErr w:type="spellEnd"/>
      <w:r>
        <w:t xml:space="preserve">][0]) * </w:t>
      </w:r>
      <w:proofErr w:type="gramStart"/>
      <w:r>
        <w:t>math.log(</w:t>
      </w:r>
      <w:proofErr w:type="gramEnd"/>
      <w:r>
        <w:t>1 - hx))</w:t>
      </w:r>
    </w:p>
    <w:p w:rsidR="001770E7" w:rsidRDefault="001770E7" w:rsidP="001770E7">
      <w:pPr>
        <w:spacing w:line="240" w:lineRule="auto"/>
      </w:pPr>
      <w:r>
        <w:t xml:space="preserve">            iteration /= size</w:t>
      </w:r>
    </w:p>
    <w:p w:rsidR="001770E7" w:rsidRDefault="001770E7" w:rsidP="001770E7">
      <w:pPr>
        <w:spacing w:line="240" w:lineRule="auto"/>
      </w:pPr>
      <w:r>
        <w:t xml:space="preserve">        counts += 1</w:t>
      </w:r>
    </w:p>
    <w:p w:rsidR="001770E7" w:rsidRDefault="001770E7" w:rsidP="001770E7">
      <w:pPr>
        <w:spacing w:line="240" w:lineRule="auto"/>
      </w:pPr>
      <w:r>
        <w:t xml:space="preserve">    </w:t>
      </w:r>
      <w:proofErr w:type="gramStart"/>
      <w:r>
        <w:t>print(</w:t>
      </w:r>
      <w:proofErr w:type="gramEnd"/>
      <w:r>
        <w:t xml:space="preserve">'training </w:t>
      </w:r>
      <w:proofErr w:type="spellStart"/>
      <w:r>
        <w:t>done,theta</w:t>
      </w:r>
      <w:proofErr w:type="spellEnd"/>
      <w:r>
        <w:t>=', theta)</w:t>
      </w:r>
    </w:p>
    <w:p w:rsidR="001770E7" w:rsidRDefault="001770E7" w:rsidP="001770E7">
      <w:pPr>
        <w:spacing w:line="240" w:lineRule="auto"/>
      </w:pPr>
      <w:r>
        <w:t xml:space="preserve">    return theta</w:t>
      </w: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</w:p>
    <w:p w:rsidR="001770E7" w:rsidRDefault="001770E7" w:rsidP="001770E7">
      <w:pPr>
        <w:spacing w:line="240" w:lineRule="auto"/>
      </w:pPr>
      <w:r>
        <w:t>if __name__ == '__main__':</w:t>
      </w:r>
    </w:p>
    <w:p w:rsidR="001770E7" w:rsidRDefault="001770E7" w:rsidP="001770E7">
      <w:pPr>
        <w:spacing w:line="240" w:lineRule="auto"/>
      </w:pPr>
      <w:r>
        <w:t xml:space="preserve">    </w:t>
      </w:r>
      <w:proofErr w:type="spellStart"/>
      <w:r>
        <w:t>training_data</w:t>
      </w:r>
      <w:proofErr w:type="spellEnd"/>
      <w:r>
        <w:t xml:space="preserve"> = [[1, 1, 1, 1, 0, 0], [1, 1, 0, 1, 0, 0], [1, 0, 1, 0, 0, 0], [0, 0, 0, 0, 1, 1], [0, 1, 0, 0, 0, 1</w:t>
      </w:r>
      <w:proofErr w:type="gramStart"/>
      <w:r>
        <w:t>],[</w:t>
      </w:r>
      <w:proofErr w:type="gramEnd"/>
      <w:r>
        <w:t>0, 0, 0, 0, 1, 1]]</w:t>
      </w:r>
    </w:p>
    <w:p w:rsidR="001770E7" w:rsidRDefault="001770E7" w:rsidP="001770E7">
      <w:pPr>
        <w:spacing w:line="240" w:lineRule="auto"/>
      </w:pPr>
      <w:r>
        <w:t xml:space="preserve">    </w:t>
      </w:r>
      <w:proofErr w:type="spellStart"/>
      <w:r>
        <w:t>test_data</w:t>
      </w:r>
      <w:proofErr w:type="spellEnd"/>
      <w:r>
        <w:t xml:space="preserve"> = [[0, 1, 0, 0, 0], [0, 0, 0, 0, 1]]</w:t>
      </w:r>
    </w:p>
    <w:p w:rsidR="001770E7" w:rsidRDefault="001770E7" w:rsidP="001770E7">
      <w:pPr>
        <w:spacing w:line="240" w:lineRule="auto"/>
      </w:pPr>
      <w:r>
        <w:t xml:space="preserve">    theta = training(</w:t>
      </w:r>
      <w:proofErr w:type="spellStart"/>
      <w:r>
        <w:t>training_data</w:t>
      </w:r>
      <w:proofErr w:type="spellEnd"/>
      <w:r>
        <w:t>)</w:t>
      </w:r>
    </w:p>
    <w:p w:rsidR="001770E7" w:rsidRDefault="001770E7" w:rsidP="001770E7">
      <w:pPr>
        <w:spacing w:line="240" w:lineRule="auto"/>
      </w:pPr>
      <w:r>
        <w:t xml:space="preserve">    res = </w:t>
      </w:r>
      <w:proofErr w:type="gramStart"/>
      <w:r>
        <w:t>predict(</w:t>
      </w:r>
      <w:proofErr w:type="gramEnd"/>
      <w:r>
        <w:t xml:space="preserve">theta, </w:t>
      </w:r>
      <w:proofErr w:type="spellStart"/>
      <w:r>
        <w:t>test_data</w:t>
      </w:r>
      <w:proofErr w:type="spellEnd"/>
      <w:r>
        <w:t>)</w:t>
      </w:r>
    </w:p>
    <w:p w:rsidR="001770E7" w:rsidRDefault="001770E7" w:rsidP="00610219">
      <w:pPr>
        <w:spacing w:line="240" w:lineRule="auto"/>
        <w:ind w:firstLine="435"/>
      </w:pPr>
      <w:r>
        <w:t>print(res)</w:t>
      </w:r>
    </w:p>
    <w:p w:rsidR="00610219" w:rsidRDefault="00610219" w:rsidP="00610219">
      <w:pPr>
        <w:spacing w:line="240" w:lineRule="auto"/>
        <w:ind w:firstLine="435"/>
      </w:pPr>
    </w:p>
    <w:p w:rsidR="00610219" w:rsidRDefault="00610219" w:rsidP="00610219">
      <w:pPr>
        <w:spacing w:line="240" w:lineRule="auto"/>
        <w:ind w:firstLine="435"/>
      </w:pPr>
    </w:p>
    <w:p w:rsidR="00610219" w:rsidRDefault="00610219" w:rsidP="00610219">
      <w:pPr>
        <w:spacing w:line="240" w:lineRule="auto"/>
        <w:ind w:firstLine="435"/>
      </w:pPr>
    </w:p>
    <w:p w:rsidR="00610219" w:rsidRDefault="00610219" w:rsidP="00610219">
      <w:pPr>
        <w:spacing w:line="240" w:lineRule="auto"/>
        <w:ind w:firstLine="435"/>
      </w:pPr>
    </w:p>
    <w:p w:rsidR="00610219" w:rsidRDefault="00610219" w:rsidP="00610219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76692BCF" wp14:editId="12A00F73">
            <wp:extent cx="6120162" cy="26185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11" cy="26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10" w:rsidRDefault="00167510" w:rsidP="00610219">
      <w:pPr>
        <w:spacing w:line="240" w:lineRule="auto"/>
      </w:pPr>
    </w:p>
    <w:p w:rsidR="00167510" w:rsidRDefault="004F540C" w:rsidP="00610219">
      <w:pPr>
        <w:spacing w:line="240" w:lineRule="auto"/>
      </w:pPr>
      <w:r>
        <w:rPr>
          <w:noProof/>
          <w:snapToGrid/>
        </w:rPr>
        <w:drawing>
          <wp:inline distT="0" distB="0" distL="0" distR="0" wp14:anchorId="279A38EC" wp14:editId="79D11879">
            <wp:extent cx="5274310" cy="1744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0C" w:rsidRDefault="004F540C" w:rsidP="00610219">
      <w:pPr>
        <w:spacing w:line="240" w:lineRule="auto"/>
      </w:pPr>
    </w:p>
    <w:p w:rsidR="004F540C" w:rsidRDefault="004F540C" w:rsidP="00610219">
      <w:pPr>
        <w:spacing w:line="240" w:lineRule="auto"/>
      </w:pPr>
      <w:r>
        <w:rPr>
          <w:noProof/>
          <w:snapToGrid/>
        </w:rPr>
        <w:drawing>
          <wp:inline distT="0" distB="0" distL="0" distR="0" wp14:anchorId="2A038F30" wp14:editId="27946146">
            <wp:extent cx="5274310" cy="3469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FB" w:rsidRDefault="00A749FB" w:rsidP="00610219">
      <w:pPr>
        <w:spacing w:line="240" w:lineRule="auto"/>
      </w:pPr>
      <w:r>
        <w:rPr>
          <w:rFonts w:hint="eastAsia"/>
        </w:rPr>
        <w:lastRenderedPageBreak/>
        <w:t>中医药反馈意见：</w:t>
      </w:r>
    </w:p>
    <w:p w:rsidR="00A749FB" w:rsidRDefault="00A749FB" w:rsidP="00A749FB">
      <w:pPr>
        <w:pStyle w:val="af5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m</w:t>
      </w:r>
      <w:r>
        <w:t>arkdown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显示不出来；</w:t>
      </w:r>
    </w:p>
    <w:p w:rsidR="00A749FB" w:rsidRDefault="00A749FB" w:rsidP="00DB359B">
      <w:pPr>
        <w:pStyle w:val="af5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推理部分显示的图片需要备注，中英文对照；</w:t>
      </w:r>
    </w:p>
    <w:p w:rsidR="00DB359B" w:rsidRDefault="00DB359B" w:rsidP="00DB359B">
      <w:pPr>
        <w:spacing w:line="240" w:lineRule="auto"/>
      </w:pPr>
    </w:p>
    <w:p w:rsidR="00DB359B" w:rsidRDefault="00DB359B" w:rsidP="00DB359B">
      <w:pPr>
        <w:spacing w:line="240" w:lineRule="auto"/>
        <w:rPr>
          <w:rFonts w:ascii="Segoe UI" w:hAnsi="Segoe UI" w:cs="Segoe UI"/>
          <w:sz w:val="18"/>
          <w:szCs w:val="18"/>
          <w:shd w:val="clear" w:color="auto" w:fill="FFFFFF"/>
        </w:rPr>
      </w:pPr>
      <w:r>
        <w:br/>
      </w:r>
      <w:r>
        <w:rPr>
          <w:rFonts w:ascii="Segoe UI" w:hAnsi="Segoe UI" w:cs="Segoe UI"/>
          <w:sz w:val="18"/>
          <w:szCs w:val="18"/>
          <w:shd w:val="clear" w:color="auto" w:fill="FFFFFF"/>
        </w:rPr>
        <w:t>MindSpore2.0.0a0_cann_6.0.rc1.alpha005</w:t>
      </w:r>
    </w:p>
    <w:p w:rsidR="00CC0B19" w:rsidRDefault="00CC0B19" w:rsidP="00DB359B">
      <w:pPr>
        <w:spacing w:line="240" w:lineRule="auto"/>
      </w:pPr>
    </w:p>
    <w:p w:rsidR="00912DFA" w:rsidRDefault="00912DFA" w:rsidP="00912DFA">
      <w:pPr>
        <w:spacing w:line="240" w:lineRule="auto"/>
      </w:pPr>
      <w:r>
        <w:rPr>
          <w:rFonts w:hint="eastAsia"/>
        </w:rPr>
        <w:t>1.</w:t>
      </w:r>
      <w:r w:rsidR="00CC0B19" w:rsidRPr="00CC0B19">
        <w:t>Transformer</w:t>
      </w:r>
      <w:r>
        <w:rPr>
          <w:rFonts w:hint="eastAsia"/>
        </w:rPr>
        <w:t>有一个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没解决；</w:t>
      </w:r>
      <w:r w:rsidRPr="00912DFA">
        <w:t>6.CodeGeeX</w:t>
      </w:r>
      <w:r>
        <w:rPr>
          <w:rFonts w:hint="eastAsia"/>
        </w:rPr>
        <w:t>和</w:t>
      </w:r>
      <w:r w:rsidRPr="00912DFA">
        <w:t>7.Prompt</w:t>
      </w:r>
      <w:r>
        <w:rPr>
          <w:rFonts w:hint="eastAsia"/>
        </w:rPr>
        <w:t>你说的先不验证</w:t>
      </w:r>
    </w:p>
    <w:p w:rsidR="00912DFA" w:rsidRDefault="00912DFA" w:rsidP="00912DFA">
      <w:pPr>
        <w:spacing w:line="240" w:lineRule="auto"/>
      </w:pPr>
      <w:r>
        <w:rPr>
          <w:rFonts w:hint="eastAsia"/>
        </w:rPr>
        <w:t>其余的都验证完了</w:t>
      </w:r>
    </w:p>
    <w:p w:rsidR="00912DFA" w:rsidRDefault="00912DFA" w:rsidP="00912DFA">
      <w:pPr>
        <w:spacing w:line="240" w:lineRule="auto"/>
      </w:pPr>
    </w:p>
    <w:p w:rsidR="00912DFA" w:rsidRDefault="00912DFA" w:rsidP="00912DFA">
      <w:pPr>
        <w:spacing w:line="240" w:lineRule="auto"/>
      </w:pPr>
      <w:proofErr w:type="gramStart"/>
      <w:r>
        <w:t>庹</w:t>
      </w:r>
      <w:proofErr w:type="gramEnd"/>
      <w:r>
        <w:t>元元</w:t>
      </w:r>
      <w:r>
        <w:rPr>
          <w:rFonts w:hint="eastAsia"/>
        </w:rPr>
        <w:t>；</w:t>
      </w:r>
      <w:r>
        <w:t>吕昱锋</w:t>
      </w:r>
      <w:r>
        <w:rPr>
          <w:rFonts w:hint="eastAsia"/>
        </w:rPr>
        <w:t>；</w:t>
      </w:r>
      <w:r>
        <w:t>赵婷</w:t>
      </w:r>
      <w:r>
        <w:rPr>
          <w:rFonts w:hint="eastAsia"/>
        </w:rPr>
        <w:t>；</w:t>
      </w:r>
      <w:r>
        <w:t>谭志鹏</w:t>
      </w:r>
    </w:p>
    <w:p w:rsidR="00C32750" w:rsidRDefault="00C32750" w:rsidP="00912DFA">
      <w:pPr>
        <w:spacing w:line="240" w:lineRule="auto"/>
      </w:pPr>
    </w:p>
    <w:p w:rsidR="00C32750" w:rsidRDefault="00C32750" w:rsidP="00912DFA">
      <w:pPr>
        <w:spacing w:line="240" w:lineRule="auto"/>
      </w:pPr>
      <w:r>
        <w:rPr>
          <w:rFonts w:hint="eastAsia"/>
        </w:rPr>
        <w:t>赵宇老师，这是验证后的代码。其中</w:t>
      </w:r>
      <w:r w:rsidR="00536011">
        <w:rPr>
          <w:rFonts w:hint="eastAsia"/>
        </w:rPr>
        <w:t>T</w:t>
      </w:r>
      <w:r w:rsidR="00536011">
        <w:t>ransformer</w:t>
      </w:r>
      <w:r w:rsidR="00536011">
        <w:rPr>
          <w:rFonts w:hint="eastAsia"/>
        </w:rPr>
        <w:t>代码中的数据集下载</w:t>
      </w:r>
      <w:proofErr w:type="spellStart"/>
      <w:r w:rsidR="00536011">
        <w:rPr>
          <w:rFonts w:hint="eastAsia"/>
        </w:rPr>
        <w:t>u</w:t>
      </w:r>
      <w:r w:rsidR="00536011">
        <w:t>rl</w:t>
      </w:r>
      <w:proofErr w:type="spellEnd"/>
      <w:r w:rsidR="00536011">
        <w:rPr>
          <w:rFonts w:hint="eastAsia"/>
        </w:rPr>
        <w:t>替换</w:t>
      </w:r>
      <w:proofErr w:type="gramStart"/>
      <w:r w:rsidR="00536011">
        <w:rPr>
          <w:rFonts w:hint="eastAsia"/>
        </w:rPr>
        <w:t>为</w:t>
      </w:r>
      <w:r w:rsidR="00536011">
        <w:t>译壬</w:t>
      </w:r>
      <w:r w:rsidR="00536011">
        <w:rPr>
          <w:rFonts w:hint="eastAsia"/>
        </w:rPr>
        <w:t>提供</w:t>
      </w:r>
      <w:proofErr w:type="gramEnd"/>
      <w:r w:rsidR="00536011">
        <w:rPr>
          <w:rFonts w:hint="eastAsia"/>
        </w:rPr>
        <w:t>的最新的，可以跑通。</w:t>
      </w:r>
    </w:p>
    <w:p w:rsidR="00536011" w:rsidRDefault="00536011" w:rsidP="00912DFA">
      <w:pPr>
        <w:spacing w:line="240" w:lineRule="auto"/>
      </w:pPr>
    </w:p>
    <w:p w:rsidR="00536011" w:rsidRDefault="00536011" w:rsidP="00912DFA">
      <w:pPr>
        <w:spacing w:line="240" w:lineRule="auto"/>
      </w:pPr>
      <w:r>
        <w:rPr>
          <w:noProof/>
          <w:snapToGrid/>
        </w:rPr>
        <w:drawing>
          <wp:inline distT="0" distB="0" distL="0" distR="0" wp14:anchorId="0DDD8C5B" wp14:editId="31049FF2">
            <wp:extent cx="5274310" cy="2070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11" w:rsidRDefault="00536011" w:rsidP="00912DFA">
      <w:pPr>
        <w:spacing w:line="240" w:lineRule="auto"/>
      </w:pPr>
    </w:p>
    <w:p w:rsidR="00536011" w:rsidRDefault="00536011" w:rsidP="00912DFA">
      <w:pPr>
        <w:spacing w:line="240" w:lineRule="auto"/>
      </w:pPr>
      <w:r>
        <w:rPr>
          <w:noProof/>
          <w:snapToGrid/>
        </w:rPr>
        <w:drawing>
          <wp:inline distT="0" distB="0" distL="0" distR="0" wp14:anchorId="4CFCB380" wp14:editId="51913BF5">
            <wp:extent cx="4371975" cy="1381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15AE6BFC" wp14:editId="5E78B12E">
            <wp:extent cx="5274310" cy="3873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  <w:r>
        <w:rPr>
          <w:noProof/>
          <w:snapToGrid/>
        </w:rPr>
        <w:drawing>
          <wp:inline distT="0" distB="0" distL="0" distR="0" wp14:anchorId="265F5A34" wp14:editId="6E50A4D3">
            <wp:extent cx="5274310" cy="2208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E3" w:rsidRDefault="00FC67E3" w:rsidP="00FC67E3">
      <w:pPr>
        <w:spacing w:line="240" w:lineRule="auto"/>
      </w:pPr>
      <w:r>
        <w:t>青林</w:t>
      </w:r>
      <w:r>
        <w:rPr>
          <w:rFonts w:hint="eastAsia"/>
        </w:rPr>
        <w:t>，你好。请问这个</w:t>
      </w:r>
      <w:r>
        <w:rPr>
          <w:rFonts w:hint="eastAsia"/>
        </w:rPr>
        <w:t>bug</w:t>
      </w:r>
      <w:r>
        <w:rPr>
          <w:rFonts w:hint="eastAsia"/>
        </w:rPr>
        <w:t>怎么解决？</w:t>
      </w:r>
    </w:p>
    <w:p w:rsidR="00FC67E3" w:rsidRPr="00FC67E3" w:rsidRDefault="00FC67E3" w:rsidP="00FC67E3">
      <w:pPr>
        <w:spacing w:line="240" w:lineRule="auto"/>
      </w:pPr>
      <w:r>
        <w:rPr>
          <w:rFonts w:hint="eastAsia"/>
        </w:rPr>
        <w:t>这里</w:t>
      </w:r>
      <w:proofErr w:type="spellStart"/>
      <w:r w:rsidRPr="00FC67E3">
        <w:t>mindformers</w:t>
      </w:r>
      <w:proofErr w:type="spellEnd"/>
      <w:r w:rsidRPr="00FC67E3">
        <w:t>安装</w:t>
      </w:r>
      <w:r>
        <w:rPr>
          <w:rFonts w:hint="eastAsia"/>
        </w:rPr>
        <w:t>采用的是</w:t>
      </w:r>
      <w:r w:rsidRPr="00FC67E3">
        <w:t>源码编译安装</w:t>
      </w:r>
      <w:r>
        <w:rPr>
          <w:rFonts w:hint="eastAsia"/>
        </w:rPr>
        <w:t>，环境是启智</w:t>
      </w:r>
      <w:r>
        <w:rPr>
          <w:rFonts w:hint="eastAsia"/>
        </w:rPr>
        <w:t>N</w:t>
      </w:r>
      <w:r>
        <w:t>PU+</w:t>
      </w:r>
      <w:r>
        <w:rPr>
          <w:rFonts w:hint="eastAsia"/>
        </w:rPr>
        <w:t>mindspore</w:t>
      </w:r>
      <w:r>
        <w:t>2.0</w:t>
      </w:r>
    </w:p>
    <w:p w:rsidR="00FC67E3" w:rsidRPr="00FC67E3" w:rsidRDefault="00FC67E3" w:rsidP="00FC67E3">
      <w:pPr>
        <w:spacing w:line="240" w:lineRule="auto"/>
      </w:pPr>
      <w:r w:rsidRPr="00FC67E3">
        <w:t>git clone -b dev https://gitee.com/mindspore/mindformers.git</w:t>
      </w:r>
    </w:p>
    <w:p w:rsidR="00FC67E3" w:rsidRPr="00FC67E3" w:rsidRDefault="00FC67E3" w:rsidP="00FC67E3">
      <w:pPr>
        <w:spacing w:line="240" w:lineRule="auto"/>
      </w:pPr>
      <w:r w:rsidRPr="00FC67E3">
        <w:t xml:space="preserve">cd </w:t>
      </w:r>
      <w:proofErr w:type="spellStart"/>
      <w:r w:rsidRPr="00FC67E3">
        <w:t>mindformers</w:t>
      </w:r>
      <w:proofErr w:type="spellEnd"/>
    </w:p>
    <w:p w:rsidR="00FC67E3" w:rsidRPr="00FC67E3" w:rsidRDefault="00FC67E3" w:rsidP="00FC67E3">
      <w:pPr>
        <w:spacing w:line="240" w:lineRule="auto"/>
      </w:pPr>
      <w:r w:rsidRPr="00FC67E3">
        <w:t>bash build.sh</w:t>
      </w:r>
    </w:p>
    <w:p w:rsidR="00FC67E3" w:rsidRDefault="00FC67E3" w:rsidP="00912DFA">
      <w:pPr>
        <w:spacing w:line="240" w:lineRule="auto"/>
      </w:pPr>
    </w:p>
    <w:p w:rsidR="00FC67E3" w:rsidRDefault="00FC67E3" w:rsidP="00912DFA">
      <w:pPr>
        <w:spacing w:line="240" w:lineRule="auto"/>
      </w:pPr>
    </w:p>
    <w:p w:rsidR="004B6B33" w:rsidRDefault="004B6B33" w:rsidP="00912DFA">
      <w:pPr>
        <w:spacing w:line="240" w:lineRule="auto"/>
      </w:pPr>
    </w:p>
    <w:p w:rsidR="004B6B33" w:rsidRDefault="004B6B33" w:rsidP="00912DFA">
      <w:pPr>
        <w:spacing w:line="240" w:lineRule="auto"/>
      </w:pPr>
    </w:p>
    <w:p w:rsidR="004B6B33" w:rsidRDefault="004B6B33" w:rsidP="00912DFA">
      <w:pPr>
        <w:spacing w:line="240" w:lineRule="auto"/>
      </w:pPr>
    </w:p>
    <w:p w:rsidR="004B6B33" w:rsidRDefault="00823F09" w:rsidP="00912DFA">
      <w:pPr>
        <w:spacing w:line="240" w:lineRule="auto"/>
      </w:pPr>
      <w:r>
        <w:lastRenderedPageBreak/>
        <w:t>青林</w:t>
      </w:r>
      <w:r>
        <w:rPr>
          <w:rFonts w:hint="eastAsia"/>
        </w:rPr>
        <w:t>，</w:t>
      </w:r>
      <w:r w:rsidR="00F37B52">
        <w:rPr>
          <w:rFonts w:hint="eastAsia"/>
        </w:rPr>
        <w:t>在启智</w:t>
      </w:r>
      <w:r w:rsidR="00F37B52">
        <w:rPr>
          <w:rFonts w:hint="eastAsia"/>
        </w:rPr>
        <w:t>G</w:t>
      </w:r>
      <w:r w:rsidR="00F37B52">
        <w:t>PU</w:t>
      </w:r>
      <w:r w:rsidR="00F37B52">
        <w:rPr>
          <w:rFonts w:hint="eastAsia"/>
        </w:rPr>
        <w:t>+mindspore2.0</w:t>
      </w:r>
      <w:r w:rsidR="00F37B52">
        <w:rPr>
          <w:rFonts w:hint="eastAsia"/>
        </w:rPr>
        <w:t>环境下第一个</w:t>
      </w:r>
      <w:r w:rsidR="00F37B52">
        <w:rPr>
          <w:rFonts w:hint="eastAsia"/>
        </w:rPr>
        <w:t>b</w:t>
      </w:r>
      <w:r w:rsidR="00F37B52">
        <w:t>ug</w:t>
      </w:r>
      <w:r w:rsidR="00F37B52">
        <w:rPr>
          <w:rFonts w:hint="eastAsia"/>
        </w:rPr>
        <w:t>解决了，但又出现这样的</w:t>
      </w:r>
      <w:r w:rsidR="00F37B52">
        <w:rPr>
          <w:rFonts w:hint="eastAsia"/>
        </w:rPr>
        <w:t>bug</w:t>
      </w:r>
      <w:r w:rsidR="00F37B52">
        <w:rPr>
          <w:rFonts w:hint="eastAsia"/>
        </w:rPr>
        <w:t>，请问如何解决？</w:t>
      </w:r>
    </w:p>
    <w:p w:rsidR="004B6B33" w:rsidRDefault="004B6B33" w:rsidP="00912DFA">
      <w:pPr>
        <w:spacing w:line="240" w:lineRule="auto"/>
      </w:pPr>
    </w:p>
    <w:p w:rsidR="00FC67E3" w:rsidRDefault="00A9050F" w:rsidP="00912DFA">
      <w:pPr>
        <w:spacing w:line="240" w:lineRule="auto"/>
      </w:pPr>
      <w:r>
        <w:rPr>
          <w:noProof/>
          <w:snapToGrid/>
        </w:rPr>
        <w:drawing>
          <wp:inline distT="0" distB="0" distL="0" distR="0" wp14:anchorId="2AD63413" wp14:editId="5BABF42A">
            <wp:extent cx="5274310" cy="2789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0F" w:rsidRDefault="00A9050F" w:rsidP="00912DFA">
      <w:pPr>
        <w:spacing w:line="240" w:lineRule="auto"/>
      </w:pPr>
    </w:p>
    <w:p w:rsidR="00A9050F" w:rsidRPr="00823F09" w:rsidRDefault="00A9050F" w:rsidP="00912DFA">
      <w:pPr>
        <w:spacing w:line="240" w:lineRule="auto"/>
      </w:pPr>
      <w:r>
        <w:rPr>
          <w:noProof/>
          <w:snapToGrid/>
        </w:rPr>
        <w:drawing>
          <wp:inline distT="0" distB="0" distL="0" distR="0" wp14:anchorId="087DE6A9" wp14:editId="55507101">
            <wp:extent cx="5274310" cy="3647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E3" w:rsidRDefault="00FC67E3" w:rsidP="00912DFA">
      <w:pPr>
        <w:spacing w:line="240" w:lineRule="auto"/>
      </w:pPr>
    </w:p>
    <w:p w:rsidR="00660184" w:rsidRDefault="00660184" w:rsidP="00912DFA">
      <w:pPr>
        <w:spacing w:line="240" w:lineRule="auto"/>
      </w:pPr>
    </w:p>
    <w:p w:rsidR="00660184" w:rsidRDefault="00660184" w:rsidP="00912DFA">
      <w:pPr>
        <w:spacing w:line="240" w:lineRule="auto"/>
      </w:pPr>
    </w:p>
    <w:p w:rsidR="00660184" w:rsidRDefault="00660184" w:rsidP="00912DFA">
      <w:pPr>
        <w:spacing w:line="240" w:lineRule="auto"/>
      </w:pPr>
    </w:p>
    <w:p w:rsidR="00660184" w:rsidRDefault="00660184" w:rsidP="00912DFA">
      <w:pPr>
        <w:spacing w:line="240" w:lineRule="auto"/>
      </w:pPr>
    </w:p>
    <w:p w:rsidR="00660184" w:rsidRDefault="00710025" w:rsidP="00912DFA">
      <w:pPr>
        <w:spacing w:line="240" w:lineRule="auto"/>
      </w:pPr>
      <w:r>
        <w:rPr>
          <w:rFonts w:hint="eastAsia"/>
        </w:rPr>
        <w:lastRenderedPageBreak/>
        <w:t>G</w:t>
      </w:r>
      <w:r>
        <w:t>PT2:</w:t>
      </w:r>
    </w:p>
    <w:p w:rsidR="00710025" w:rsidRDefault="00710025" w:rsidP="00912DFA">
      <w:pPr>
        <w:spacing w:line="240" w:lineRule="auto"/>
      </w:pPr>
      <w:r>
        <w:t>B</w:t>
      </w:r>
      <w:r>
        <w:rPr>
          <w:rFonts w:hint="eastAsia"/>
        </w:rPr>
        <w:t>ert</w:t>
      </w:r>
      <w:r>
        <w:rPr>
          <w:rFonts w:hint="eastAsia"/>
        </w:rPr>
        <w:t>抢了风头，</w:t>
      </w:r>
      <w:r>
        <w:rPr>
          <w:rFonts w:hint="eastAsia"/>
        </w:rPr>
        <w:t>t</w:t>
      </w:r>
      <w:r>
        <w:t xml:space="preserve">ransformer encoder </w:t>
      </w:r>
      <w:r>
        <w:rPr>
          <w:rFonts w:hint="eastAsia"/>
        </w:rPr>
        <w:t>预训练，各种刷榜，显得</w:t>
      </w:r>
      <w:r>
        <w:rPr>
          <w:rFonts w:hint="eastAsia"/>
        </w:rPr>
        <w:t>G</w:t>
      </w:r>
      <w:r>
        <w:t>PT</w:t>
      </w:r>
      <w:r>
        <w:rPr>
          <w:rFonts w:hint="eastAsia"/>
        </w:rPr>
        <w:t>不是那么重要的工作</w:t>
      </w:r>
    </w:p>
    <w:p w:rsidR="00710025" w:rsidRDefault="00710025" w:rsidP="00912DFA">
      <w:pPr>
        <w:spacing w:line="240" w:lineRule="auto"/>
      </w:pPr>
    </w:p>
    <w:p w:rsidR="00403DFD" w:rsidRDefault="00403DFD" w:rsidP="00912DFA">
      <w:pPr>
        <w:spacing w:line="240" w:lineRule="auto"/>
      </w:pPr>
    </w:p>
    <w:p w:rsidR="00710025" w:rsidRDefault="00E93E46" w:rsidP="00C35184">
      <w:pPr>
        <w:pStyle w:val="af5"/>
        <w:numPr>
          <w:ilvl w:val="0"/>
          <w:numId w:val="19"/>
        </w:numPr>
        <w:spacing w:line="24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G</w:t>
      </w:r>
      <w:r>
        <w:t>PT</w:t>
      </w:r>
      <w:r>
        <w:rPr>
          <w:rFonts w:hint="eastAsia"/>
        </w:rPr>
        <w:t>进行小的改动，改动不多，还是</w:t>
      </w:r>
      <w:r>
        <w:rPr>
          <w:rFonts w:hint="eastAsia"/>
        </w:rPr>
        <w:t>t</w:t>
      </w:r>
      <w:r>
        <w:t xml:space="preserve">ransformer </w:t>
      </w:r>
      <w:r>
        <w:rPr>
          <w:rFonts w:hint="eastAsia"/>
        </w:rPr>
        <w:t>de</w:t>
      </w:r>
      <w:r>
        <w:t xml:space="preserve">coder </w:t>
      </w:r>
      <w:r>
        <w:rPr>
          <w:rFonts w:hint="eastAsia"/>
        </w:rPr>
        <w:t>结构</w:t>
      </w:r>
      <w:r w:rsidR="00105095">
        <w:rPr>
          <w:rFonts w:hint="eastAsia"/>
        </w:rPr>
        <w:t>。</w:t>
      </w:r>
      <w:r w:rsidR="00105095" w:rsidRPr="00105095">
        <w:t>调整</w:t>
      </w:r>
      <w:r w:rsidR="00105095" w:rsidRPr="00105095">
        <w:t>Transformer</w:t>
      </w:r>
      <w:r w:rsidR="00105095" w:rsidRPr="00105095">
        <w:t>：</w:t>
      </w:r>
      <w:r w:rsidR="00105095" w:rsidRPr="00105095">
        <w:t>**</w:t>
      </w:r>
      <w:r w:rsidR="00105095" w:rsidRPr="00105095">
        <w:t>将</w:t>
      </w:r>
      <w:r w:rsidR="00105095" w:rsidRPr="00105095">
        <w:t>layer normalization</w:t>
      </w:r>
      <w:r w:rsidR="00105095" w:rsidRPr="00105095">
        <w:t>放到每个</w:t>
      </w:r>
      <w:r w:rsidR="00105095" w:rsidRPr="00105095">
        <w:t>sub-block</w:t>
      </w:r>
      <w:r w:rsidR="00105095" w:rsidRPr="00105095">
        <w:t>之前，并在最后一个</w:t>
      </w:r>
      <w:r w:rsidR="00105095" w:rsidRPr="00105095">
        <w:t>self-attention</w:t>
      </w:r>
      <w:r w:rsidR="00105095" w:rsidRPr="00105095">
        <w:t>后再增加一个</w:t>
      </w:r>
      <w:r w:rsidR="00105095" w:rsidRPr="00105095">
        <w:t>layer normalization</w:t>
      </w:r>
      <w:r w:rsidR="00FC7C9F">
        <w:rPr>
          <w:rFonts w:hint="eastAsia"/>
        </w:rPr>
        <w:t>，对结果进行平均或者平滑，从而达到更好的收敛效果</w:t>
      </w:r>
      <w:r w:rsidR="00105095" w:rsidRPr="00105095">
        <w:t>。</w:t>
      </w:r>
    </w:p>
    <w:p w:rsidR="00C35184" w:rsidRDefault="00C35184" w:rsidP="00C35184">
      <w:pPr>
        <w:spacing w:line="240" w:lineRule="auto"/>
      </w:pPr>
      <w:r w:rsidRPr="00105095">
        <w:t>layer normalization</w:t>
      </w:r>
      <w:r>
        <w:rPr>
          <w:rFonts w:hint="eastAsia"/>
        </w:rPr>
        <w:t>前置比</w:t>
      </w:r>
      <w:r w:rsidRPr="00105095">
        <w:t>layer normalization</w:t>
      </w:r>
      <w:r>
        <w:rPr>
          <w:rFonts w:hint="eastAsia"/>
        </w:rPr>
        <w:t>后置效果要好一些，有专门的论文讨论。</w:t>
      </w:r>
    </w:p>
    <w:p w:rsidR="00E93E46" w:rsidRDefault="00E93E46" w:rsidP="00912DFA">
      <w:pPr>
        <w:spacing w:line="240" w:lineRule="auto"/>
      </w:pPr>
      <w:r>
        <w:rPr>
          <w:rFonts w:hint="eastAsia"/>
        </w:rPr>
        <w:t>2</w:t>
      </w:r>
      <w:r>
        <w:rPr>
          <w:rFonts w:hint="eastAsia"/>
        </w:rPr>
        <w:t>、把规模扩大，把模型参数从</w:t>
      </w:r>
      <w:r>
        <w:rPr>
          <w:rFonts w:hint="eastAsia"/>
        </w:rPr>
        <w:t>1</w:t>
      </w:r>
      <w:r>
        <w:rPr>
          <w:rFonts w:hint="eastAsia"/>
        </w:rPr>
        <w:t>亿扩大到</w:t>
      </w:r>
      <w:r>
        <w:rPr>
          <w:rFonts w:hint="eastAsia"/>
        </w:rPr>
        <w:t>1.5</w:t>
      </w:r>
      <w:r>
        <w:t>B</w:t>
      </w:r>
      <w:r>
        <w:rPr>
          <w:rFonts w:hint="eastAsia"/>
        </w:rPr>
        <w:t>，也就是</w:t>
      </w:r>
      <w:r>
        <w:rPr>
          <w:rFonts w:hint="eastAsia"/>
        </w:rPr>
        <w:t>15</w:t>
      </w:r>
      <w:r>
        <w:rPr>
          <w:rFonts w:hint="eastAsia"/>
        </w:rPr>
        <w:t>亿。</w:t>
      </w:r>
    </w:p>
    <w:p w:rsidR="00D810B0" w:rsidRDefault="00D810B0" w:rsidP="00912DFA">
      <w:pPr>
        <w:spacing w:line="240" w:lineRule="auto"/>
      </w:pPr>
    </w:p>
    <w:p w:rsidR="00D810B0" w:rsidRDefault="000162BA" w:rsidP="00912DFA">
      <w:pPr>
        <w:spacing w:line="240" w:lineRule="auto"/>
      </w:pPr>
      <w:r>
        <w:t>L</w:t>
      </w:r>
      <w:r>
        <w:rPr>
          <w:rFonts w:hint="eastAsia"/>
        </w:rPr>
        <w:t>anguage</w:t>
      </w:r>
      <w:r>
        <w:t xml:space="preserve"> model </w:t>
      </w:r>
      <w:r>
        <w:rPr>
          <w:rFonts w:hint="eastAsia"/>
        </w:rPr>
        <w:t>本身并不复杂，</w:t>
      </w:r>
      <w:r w:rsidR="007D5980">
        <w:rPr>
          <w:rFonts w:hint="eastAsia"/>
        </w:rPr>
        <w:t>可以用大规模的数据去训练，从而学习到很多信息，学到各种知识。</w:t>
      </w:r>
    </w:p>
    <w:p w:rsidR="003C60FB" w:rsidRDefault="003C60FB" w:rsidP="00912DFA">
      <w:pPr>
        <w:spacing w:line="240" w:lineRule="auto"/>
      </w:pPr>
      <w:r>
        <w:rPr>
          <w:rFonts w:hint="eastAsia"/>
        </w:rPr>
        <w:t>输入法，前面的</w:t>
      </w:r>
      <w:proofErr w:type="gramStart"/>
      <w:r>
        <w:rPr>
          <w:rFonts w:hint="eastAsia"/>
        </w:rPr>
        <w:t>字预测</w:t>
      </w:r>
      <w:proofErr w:type="gramEnd"/>
      <w:r>
        <w:rPr>
          <w:rFonts w:hint="eastAsia"/>
        </w:rPr>
        <w:t>后面的字，是一个小型的</w:t>
      </w:r>
      <w:r>
        <w:t>L</w:t>
      </w:r>
      <w:r>
        <w:rPr>
          <w:rFonts w:hint="eastAsia"/>
        </w:rPr>
        <w:t>anguage</w:t>
      </w:r>
      <w:r>
        <w:t xml:space="preserve"> model</w:t>
      </w:r>
      <w:r>
        <w:rPr>
          <w:rFonts w:hint="eastAsia"/>
        </w:rPr>
        <w:t>。</w:t>
      </w:r>
    </w:p>
    <w:p w:rsidR="000013CF" w:rsidRDefault="000013CF" w:rsidP="00912DFA">
      <w:pPr>
        <w:spacing w:line="240" w:lineRule="auto"/>
      </w:pPr>
    </w:p>
    <w:p w:rsidR="000013CF" w:rsidRDefault="000013CF" w:rsidP="00912DFA">
      <w:pPr>
        <w:spacing w:line="240" w:lineRule="auto"/>
      </w:pPr>
      <w:r>
        <w:rPr>
          <w:rFonts w:hint="eastAsia"/>
        </w:rPr>
        <w:t>输入前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个词，预测下一个词，取</w:t>
      </w:r>
      <w:r>
        <w:rPr>
          <w:rFonts w:hint="eastAsia"/>
        </w:rPr>
        <w:t>a</w:t>
      </w:r>
      <w:r>
        <w:t>rgmax(-1)</w:t>
      </w:r>
      <w:r>
        <w:rPr>
          <w:rFonts w:hint="eastAsia"/>
        </w:rPr>
        <w:t>即可得到预测的最好的词。</w:t>
      </w:r>
    </w:p>
    <w:p w:rsidR="000013CF" w:rsidRDefault="000013CF" w:rsidP="00912DFA">
      <w:pPr>
        <w:spacing w:line="240" w:lineRule="auto"/>
      </w:pPr>
    </w:p>
    <w:p w:rsidR="00F20184" w:rsidRDefault="00F20184" w:rsidP="00F20184">
      <w:pPr>
        <w:spacing w:line="240" w:lineRule="auto"/>
      </w:pPr>
      <w:r>
        <w:rPr>
          <w:rFonts w:hint="eastAsia"/>
        </w:rPr>
        <w:t>G</w:t>
      </w:r>
      <w:r>
        <w:t xml:space="preserve">PT2 </w:t>
      </w:r>
      <w:r>
        <w:rPr>
          <w:rFonts w:hint="eastAsia"/>
        </w:rPr>
        <w:t>t</w:t>
      </w:r>
      <w:r>
        <w:t xml:space="preserve">ransformer </w:t>
      </w:r>
      <w:r>
        <w:rPr>
          <w:rFonts w:hint="eastAsia"/>
        </w:rPr>
        <w:t>de</w:t>
      </w:r>
      <w:r>
        <w:t xml:space="preserve">coder </w:t>
      </w:r>
      <w:r>
        <w:rPr>
          <w:rFonts w:hint="eastAsia"/>
        </w:rPr>
        <w:t>结构，自回归式的预测</w:t>
      </w:r>
    </w:p>
    <w:p w:rsidR="005059B2" w:rsidRDefault="00236209" w:rsidP="00F20184">
      <w:pPr>
        <w:spacing w:line="240" w:lineRule="auto"/>
      </w:pPr>
      <w:r>
        <w:t xml:space="preserve">A robot may not </w:t>
      </w:r>
    </w:p>
    <w:p w:rsidR="00320441" w:rsidRDefault="00320441" w:rsidP="00F20184">
      <w:pPr>
        <w:spacing w:line="240" w:lineRule="auto"/>
      </w:pPr>
      <w:r>
        <w:rPr>
          <w:rFonts w:hint="eastAsia"/>
        </w:rPr>
        <w:t>预测的过程是预测出一个词后，把这个词作为输入再预测下一个词，如此循环下去，知道预测出</w:t>
      </w:r>
      <w:r>
        <w:rPr>
          <w:rFonts w:hint="eastAsia"/>
        </w:rPr>
        <w:t>S</w:t>
      </w:r>
      <w:r>
        <w:t>EP</w:t>
      </w:r>
      <w:r>
        <w:rPr>
          <w:rFonts w:hint="eastAsia"/>
        </w:rPr>
        <w:t>则结束。</w:t>
      </w:r>
    </w:p>
    <w:p w:rsidR="00236209" w:rsidRDefault="00236209" w:rsidP="00F20184">
      <w:pPr>
        <w:spacing w:line="240" w:lineRule="auto"/>
      </w:pPr>
    </w:p>
    <w:p w:rsidR="00B92E3F" w:rsidRDefault="00542744" w:rsidP="00F20184">
      <w:pPr>
        <w:spacing w:line="240" w:lineRule="auto"/>
      </w:pP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时做过多任务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的训练</w:t>
      </w:r>
    </w:p>
    <w:p w:rsidR="00542744" w:rsidRDefault="00542744" w:rsidP="00F20184">
      <w:pPr>
        <w:spacing w:line="240" w:lineRule="auto"/>
      </w:pPr>
    </w:p>
    <w:p w:rsidR="00542744" w:rsidRDefault="00542744" w:rsidP="00F20184">
      <w:pPr>
        <w:spacing w:line="240" w:lineRule="auto"/>
      </w:pP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的数据里面做过不同指令的多任务的训练，后面加上新的数据，数据没有标签，可以做到</w:t>
      </w:r>
      <w:r>
        <w:rPr>
          <w:rFonts w:ascii="Arial" w:hAnsi="Arial" w:cs="Arial"/>
          <w:color w:val="4D4D4D"/>
          <w:shd w:val="clear" w:color="auto" w:fill="FFFFFF"/>
        </w:rPr>
        <w:t>zero-shot learning</w:t>
      </w:r>
    </w:p>
    <w:p w:rsidR="00B92E3F" w:rsidRPr="00B92E3F" w:rsidRDefault="00B92E3F" w:rsidP="00F20184">
      <w:pPr>
        <w:spacing w:line="240" w:lineRule="auto"/>
      </w:pPr>
    </w:p>
    <w:p w:rsidR="00236209" w:rsidRDefault="00236209" w:rsidP="00F20184">
      <w:pPr>
        <w:spacing w:line="240" w:lineRule="auto"/>
      </w:pPr>
      <w:r>
        <w:rPr>
          <w:rFonts w:hint="eastAsia"/>
        </w:rPr>
        <w:t>G</w:t>
      </w:r>
      <w:r>
        <w:t>PT2</w:t>
      </w:r>
      <w:r>
        <w:rPr>
          <w:rFonts w:hint="eastAsia"/>
        </w:rPr>
        <w:t>任务设定和</w:t>
      </w:r>
      <w:r>
        <w:rPr>
          <w:rFonts w:hint="eastAsia"/>
        </w:rPr>
        <w:t>G</w:t>
      </w:r>
      <w:r>
        <w:t>PT1</w:t>
      </w:r>
      <w:r>
        <w:rPr>
          <w:rFonts w:hint="eastAsia"/>
        </w:rPr>
        <w:t>不同，想做小样本甚至零样本的学习，做多种任务的训练，</w:t>
      </w:r>
    </w:p>
    <w:p w:rsidR="00236209" w:rsidRDefault="00236209" w:rsidP="00F20184">
      <w:pPr>
        <w:spacing w:line="240" w:lineRule="auto"/>
      </w:pPr>
      <w:r>
        <w:rPr>
          <w:rFonts w:hint="eastAsia"/>
        </w:rPr>
        <w:t>训练好一个模型后，能够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给定标签，迁移到另一个任务。</w:t>
      </w:r>
    </w:p>
    <w:p w:rsidR="00320441" w:rsidRDefault="00320441" w:rsidP="00F20184">
      <w:pPr>
        <w:spacing w:line="240" w:lineRule="auto"/>
      </w:pPr>
    </w:p>
    <w:p w:rsidR="00F20184" w:rsidRDefault="00B65D74" w:rsidP="00912DFA">
      <w:pPr>
        <w:spacing w:line="240" w:lineRule="auto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zero-shot learning</w:t>
      </w:r>
      <w:r>
        <w:rPr>
          <w:rStyle w:val="afe"/>
          <w:rFonts w:ascii="Arial" w:hAnsi="Arial" w:cs="Arial"/>
          <w:color w:val="4D4D4D"/>
          <w:shd w:val="clear" w:color="auto" w:fill="FFFFFF"/>
        </w:rPr>
        <w:t>零样本学习就是让</w:t>
      </w:r>
      <w:proofErr w:type="gramStart"/>
      <w:r>
        <w:rPr>
          <w:rStyle w:val="afe"/>
          <w:rFonts w:ascii="Arial" w:hAnsi="Arial" w:cs="Arial"/>
          <w:color w:val="4D4D4D"/>
          <w:shd w:val="clear" w:color="auto" w:fill="FFFFFF"/>
        </w:rPr>
        <w:t>学习器</w:t>
      </w:r>
      <w:proofErr w:type="gramEnd"/>
      <w:r>
        <w:rPr>
          <w:rStyle w:val="afe"/>
          <w:rFonts w:ascii="Arial" w:hAnsi="Arial" w:cs="Arial"/>
          <w:color w:val="4D4D4D"/>
          <w:shd w:val="clear" w:color="auto" w:fill="FFFFFF"/>
        </w:rPr>
        <w:t>对其</w:t>
      </w:r>
      <w:r>
        <w:rPr>
          <w:rFonts w:ascii="Arial" w:hAnsi="Arial" w:cs="Arial"/>
          <w:color w:val="4D4D4D"/>
          <w:shd w:val="clear" w:color="auto" w:fill="FFFFFF"/>
        </w:rPr>
        <w:t>从来没有见过的类别</w:t>
      </w:r>
      <w:r>
        <w:rPr>
          <w:rStyle w:val="afe"/>
          <w:rFonts w:ascii="Arial" w:hAnsi="Arial" w:cs="Arial"/>
          <w:color w:val="4D4D4D"/>
          <w:shd w:val="clear" w:color="auto" w:fill="FFFFFF"/>
        </w:rPr>
        <w:t>进行分类</w:t>
      </w:r>
      <w:r>
        <w:rPr>
          <w:rFonts w:ascii="Arial" w:hAnsi="Arial" w:cs="Arial"/>
          <w:color w:val="4D4D4D"/>
          <w:shd w:val="clear" w:color="auto" w:fill="FFFFFF"/>
        </w:rPr>
        <w:t>。比如：给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学习器</w:t>
      </w:r>
      <w:r>
        <w:rPr>
          <w:rStyle w:val="afe"/>
          <w:rFonts w:ascii="Arial" w:hAnsi="Arial" w:cs="Arial"/>
          <w:color w:val="4D4D4D"/>
          <w:shd w:val="clear" w:color="auto" w:fill="FFFFFF"/>
        </w:rPr>
        <w:t>一堆马</w:t>
      </w:r>
      <w:proofErr w:type="gramEnd"/>
      <w:r>
        <w:rPr>
          <w:rStyle w:val="afe"/>
          <w:rFonts w:ascii="Arial" w:hAnsi="Arial" w:cs="Arial"/>
          <w:color w:val="4D4D4D"/>
          <w:shd w:val="clear" w:color="auto" w:fill="FFFFFF"/>
        </w:rPr>
        <w:t>和老虎的图片进行训练，训练完毕后，我们输入一张斑马的照片</w:t>
      </w:r>
      <w:r>
        <w:rPr>
          <w:rFonts w:ascii="Arial" w:hAnsi="Arial" w:cs="Arial"/>
          <w:color w:val="4D4D4D"/>
          <w:shd w:val="clear" w:color="auto" w:fill="FFFFFF"/>
        </w:rPr>
        <w:t>，并希望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学习器告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诉我</w:t>
      </w:r>
      <w:r>
        <w:rPr>
          <w:rStyle w:val="afe"/>
          <w:rFonts w:ascii="Arial" w:hAnsi="Arial" w:cs="Arial"/>
          <w:color w:val="4D4D4D"/>
          <w:shd w:val="clear" w:color="auto" w:fill="FFFFFF"/>
        </w:rPr>
        <w:t>们</w:t>
      </w:r>
      <w:r>
        <w:rPr>
          <w:rStyle w:val="afe"/>
          <w:rFonts w:ascii="Arial" w:hAnsi="Arial" w:cs="Arial"/>
          <w:color w:val="4D4D4D"/>
          <w:shd w:val="clear" w:color="auto" w:fill="FFFFFF"/>
        </w:rPr>
        <w:t>“</w:t>
      </w:r>
      <w:r>
        <w:rPr>
          <w:rStyle w:val="afe"/>
          <w:rFonts w:ascii="Arial" w:hAnsi="Arial" w:cs="Arial"/>
          <w:color w:val="4D4D4D"/>
          <w:shd w:val="clear" w:color="auto" w:fill="FFFFFF"/>
        </w:rPr>
        <w:t>这是斑马！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577F9C" w:rsidRDefault="00CF735F" w:rsidP="00912DFA">
      <w:pPr>
        <w:spacing w:line="240" w:lineRule="auto"/>
      </w:pPr>
      <w:r>
        <w:rPr>
          <w:rFonts w:hint="eastAsia"/>
        </w:rPr>
        <w:t>跟人类思维方式接近，人类可以举一反三。</w:t>
      </w:r>
    </w:p>
    <w:p w:rsidR="00CF735F" w:rsidRDefault="00EA3083" w:rsidP="00912DFA">
      <w:pPr>
        <w:spacing w:line="240" w:lineRule="auto"/>
      </w:pPr>
      <w:r>
        <w:rPr>
          <w:rFonts w:hint="eastAsia"/>
        </w:rPr>
        <w:t>百亿级别就可以有涌现了</w:t>
      </w:r>
    </w:p>
    <w:p w:rsidR="002F0433" w:rsidRDefault="002F0433" w:rsidP="00912DFA">
      <w:pPr>
        <w:spacing w:line="240" w:lineRule="auto"/>
      </w:pPr>
    </w:p>
    <w:p w:rsidR="002F0433" w:rsidRDefault="002F0433" w:rsidP="00912DFA">
      <w:pPr>
        <w:spacing w:line="240" w:lineRule="auto"/>
      </w:pPr>
      <w:r>
        <w:rPr>
          <w:rFonts w:hint="eastAsia"/>
        </w:rPr>
        <w:t>大模型千亿级别的得配上千亿级别的数据</w:t>
      </w:r>
      <w:r w:rsidR="00A5480D">
        <w:rPr>
          <w:rFonts w:hint="eastAsia"/>
        </w:rPr>
        <w:t>，如果数据不够多，模型训练会出现欠拟合现象</w:t>
      </w:r>
    </w:p>
    <w:p w:rsidR="00B907D0" w:rsidRDefault="00B907D0" w:rsidP="00912DFA">
      <w:pPr>
        <w:spacing w:line="240" w:lineRule="auto"/>
      </w:pP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t>就好像背单词，当你背会</w:t>
      </w:r>
      <w:r w:rsidRPr="00B907D0">
        <w:rPr>
          <w:rFonts w:hint="eastAsia"/>
        </w:rPr>
        <w:t>5000</w:t>
      </w:r>
      <w:r w:rsidRPr="00B907D0">
        <w:rPr>
          <w:rFonts w:hint="eastAsia"/>
        </w:rPr>
        <w:t>个单词也许没什么用，但当你背会</w:t>
      </w:r>
      <w:r w:rsidRPr="00B907D0">
        <w:rPr>
          <w:rFonts w:hint="eastAsia"/>
        </w:rPr>
        <w:t>1</w:t>
      </w:r>
      <w:r w:rsidRPr="00B907D0">
        <w:rPr>
          <w:rFonts w:hint="eastAsia"/>
        </w:rPr>
        <w:t>万个，效果一下子就有了</w:t>
      </w: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t>这种突破性进展，是知识的长期积累涌现而来。</w:t>
      </w: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t>当一个人的知识积累到一定程度，就会出现涌现效应。</w:t>
      </w: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t>知识越多，涌现效应越明显。</w:t>
      </w: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t>我们每一次学习新的知识，大脑中就会产生更多的信息链接。</w:t>
      </w:r>
    </w:p>
    <w:p w:rsidR="00B907D0" w:rsidRPr="00B907D0" w:rsidRDefault="00B907D0" w:rsidP="00B907D0">
      <w:pPr>
        <w:spacing w:line="240" w:lineRule="auto"/>
      </w:pPr>
      <w:proofErr w:type="gramStart"/>
      <w:r w:rsidRPr="00B907D0">
        <w:rPr>
          <w:rFonts w:hint="eastAsia"/>
        </w:rPr>
        <w:t>链接越</w:t>
      </w:r>
      <w:proofErr w:type="gramEnd"/>
      <w:r w:rsidRPr="00B907D0">
        <w:rPr>
          <w:rFonts w:hint="eastAsia"/>
        </w:rPr>
        <w:t>多，可能性就越多，大脑就越具有创造性。</w:t>
      </w:r>
    </w:p>
    <w:p w:rsidR="00B907D0" w:rsidRPr="00B907D0" w:rsidRDefault="00B907D0" w:rsidP="00B907D0">
      <w:pPr>
        <w:spacing w:line="240" w:lineRule="auto"/>
      </w:pPr>
      <w:r w:rsidRPr="00B907D0">
        <w:rPr>
          <w:rFonts w:hint="eastAsia"/>
        </w:rPr>
        <w:lastRenderedPageBreak/>
        <w:t>把一件事坚持做下去，必会迎来质变的那一刻。</w:t>
      </w:r>
    </w:p>
    <w:p w:rsidR="00B907D0" w:rsidRDefault="00B907D0" w:rsidP="00912DFA">
      <w:pPr>
        <w:spacing w:line="240" w:lineRule="auto"/>
      </w:pPr>
    </w:p>
    <w:p w:rsidR="00A81702" w:rsidRDefault="00A81702" w:rsidP="00912DFA">
      <w:pPr>
        <w:spacing w:line="240" w:lineRule="auto"/>
      </w:pPr>
      <w:r w:rsidRPr="00A81702">
        <w:t>GPT</w:t>
      </w:r>
      <w:r w:rsidRPr="00A81702">
        <w:t>模型主要包含两个阶段，第一个阶段，先利用大量未标注的语料</w:t>
      </w:r>
      <w:proofErr w:type="gramStart"/>
      <w:r w:rsidRPr="00A81702">
        <w:t>预训练</w:t>
      </w:r>
      <w:proofErr w:type="gramEnd"/>
      <w:r w:rsidRPr="00A81702">
        <w:t>一个</w:t>
      </w:r>
      <w:hyperlink r:id="rId43" w:tgtFrame="_blank" w:history="1">
        <w:r w:rsidRPr="00A81702">
          <w:t>语言模型</w:t>
        </w:r>
      </w:hyperlink>
      <w:r w:rsidRPr="00A81702">
        <w:t>，接着，在第二个阶段对</w:t>
      </w:r>
      <w:proofErr w:type="gramStart"/>
      <w:r w:rsidRPr="00A81702">
        <w:t>预训</w:t>
      </w:r>
      <w:proofErr w:type="gramEnd"/>
      <w:r w:rsidRPr="00A81702">
        <w:t>练好的语言模型进行微改，将其迁移到各种有监督的</w:t>
      </w:r>
      <w:r w:rsidRPr="00A81702">
        <w:t>NLP</w:t>
      </w:r>
      <w:r w:rsidRPr="00A81702">
        <w:t>任务，并对参数进行</w:t>
      </w:r>
      <w:r w:rsidRPr="00A81702">
        <w:t>fine-tuning</w:t>
      </w:r>
      <w:r w:rsidRPr="00A81702">
        <w:t>。</w:t>
      </w:r>
    </w:p>
    <w:p w:rsidR="00A81702" w:rsidRDefault="00A81702" w:rsidP="00912DFA">
      <w:pPr>
        <w:spacing w:line="240" w:lineRule="auto"/>
      </w:pPr>
    </w:p>
    <w:p w:rsidR="000522FE" w:rsidRDefault="000522FE" w:rsidP="000522FE">
      <w:pPr>
        <w:spacing w:line="240" w:lineRule="auto"/>
      </w:pPr>
      <w:r>
        <w:rPr>
          <w:rFonts w:hint="eastAsia"/>
        </w:rPr>
        <w:t>G</w:t>
      </w:r>
      <w:r>
        <w:t>PT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ert</w:t>
      </w:r>
      <w:r>
        <w:rPr>
          <w:rFonts w:hint="eastAsia"/>
        </w:rPr>
        <w:t>大概</w:t>
      </w:r>
      <w:r>
        <w:rPr>
          <w:rFonts w:hint="eastAsia"/>
        </w:rPr>
        <w:t>1</w:t>
      </w:r>
      <w:r>
        <w:rPr>
          <w:rFonts w:hint="eastAsia"/>
        </w:rPr>
        <w:t>亿参数，</w:t>
      </w:r>
      <w:r>
        <w:rPr>
          <w:rFonts w:hint="eastAsia"/>
        </w:rPr>
        <w:t>12</w:t>
      </w:r>
      <w:r>
        <w:rPr>
          <w:rFonts w:hint="eastAsia"/>
        </w:rPr>
        <w:t>层</w:t>
      </w:r>
      <w:r w:rsidR="00012C09">
        <w:rPr>
          <w:rFonts w:hint="eastAsia"/>
        </w:rPr>
        <w:t>，</w:t>
      </w:r>
      <w:r w:rsidR="00012C09">
        <w:rPr>
          <w:rFonts w:hint="eastAsia"/>
        </w:rPr>
        <w:t>512</w:t>
      </w:r>
      <w:r w:rsidR="00012C09">
        <w:t xml:space="preserve"> context window</w:t>
      </w:r>
    </w:p>
    <w:p w:rsidR="00012C09" w:rsidRDefault="00196C36" w:rsidP="00012C09">
      <w:pPr>
        <w:spacing w:line="240" w:lineRule="auto"/>
      </w:pPr>
      <w:r>
        <w:rPr>
          <w:rFonts w:hint="eastAsia"/>
        </w:rPr>
        <w:t>G</w:t>
      </w:r>
      <w:r>
        <w:t>PT</w:t>
      </w:r>
      <w:r>
        <w:rPr>
          <w:rFonts w:hint="eastAsia"/>
        </w:rPr>
        <w:t>2</w:t>
      </w:r>
      <w:r>
        <w:rPr>
          <w:rFonts w:hint="eastAsia"/>
        </w:rPr>
        <w:t>拉到</w:t>
      </w:r>
      <w:r>
        <w:rPr>
          <w:rFonts w:hint="eastAsia"/>
        </w:rPr>
        <w:t>48</w:t>
      </w:r>
      <w:r>
        <w:rPr>
          <w:rFonts w:hint="eastAsia"/>
        </w:rPr>
        <w:t>层</w:t>
      </w:r>
      <w:r w:rsidR="00012C09">
        <w:rPr>
          <w:rFonts w:hint="eastAsia"/>
        </w:rPr>
        <w:t>,</w:t>
      </w:r>
      <w:r w:rsidR="00012C09" w:rsidRPr="00012C09">
        <w:rPr>
          <w:rFonts w:hint="eastAsia"/>
        </w:rPr>
        <w:t xml:space="preserve"> </w:t>
      </w:r>
      <w:r w:rsidR="00012C09">
        <w:t>1024  context window</w:t>
      </w:r>
    </w:p>
    <w:p w:rsidR="00B67F67" w:rsidRDefault="00B67F67" w:rsidP="00B67F67">
      <w:pPr>
        <w:spacing w:line="240" w:lineRule="auto"/>
      </w:pPr>
      <w:r>
        <w:t xml:space="preserve">context window </w:t>
      </w:r>
      <w:r>
        <w:rPr>
          <w:rFonts w:hint="eastAsia"/>
        </w:rPr>
        <w:t>大小代表能传入的输入</w:t>
      </w:r>
      <w:r w:rsidR="00130BD7">
        <w:rPr>
          <w:rFonts w:hint="eastAsia"/>
        </w:rPr>
        <w:t>token</w:t>
      </w:r>
      <w:r w:rsidR="00130BD7">
        <w:rPr>
          <w:rFonts w:hint="eastAsia"/>
        </w:rPr>
        <w:t>的数量，这个很重要。</w:t>
      </w:r>
    </w:p>
    <w:p w:rsidR="000522FE" w:rsidRDefault="000522FE" w:rsidP="000522FE">
      <w:pPr>
        <w:spacing w:line="240" w:lineRule="auto"/>
      </w:pPr>
    </w:p>
    <w:p w:rsidR="00332B2A" w:rsidRDefault="00332B2A" w:rsidP="000522FE">
      <w:pPr>
        <w:spacing w:line="240" w:lineRule="auto"/>
      </w:pPr>
    </w:p>
    <w:p w:rsidR="00332B2A" w:rsidRDefault="00332B2A" w:rsidP="000522FE">
      <w:pPr>
        <w:spacing w:line="240" w:lineRule="auto"/>
      </w:pPr>
      <w:r>
        <w:rPr>
          <w:rFonts w:hint="eastAsia"/>
        </w:rPr>
        <w:t>在</w:t>
      </w:r>
      <w:r w:rsidR="00492D7E">
        <w:rPr>
          <w:rFonts w:hint="eastAsia"/>
        </w:rPr>
        <w:t>昇腾上面加混合精度，显</w:t>
      </w:r>
      <w:proofErr w:type="gramStart"/>
      <w:r w:rsidR="00492D7E">
        <w:rPr>
          <w:rFonts w:hint="eastAsia"/>
        </w:rPr>
        <w:t>存不够</w:t>
      </w:r>
      <w:proofErr w:type="gramEnd"/>
      <w:r w:rsidR="00492D7E">
        <w:rPr>
          <w:rFonts w:hint="eastAsia"/>
        </w:rPr>
        <w:t>大，所以</w:t>
      </w:r>
      <w:r w:rsidR="00A87FD3">
        <w:rPr>
          <w:rFonts w:hint="eastAsia"/>
        </w:rPr>
        <w:t>进行梯度累加</w:t>
      </w:r>
    </w:p>
    <w:p w:rsidR="000C482C" w:rsidRDefault="000C482C" w:rsidP="000522FE">
      <w:pPr>
        <w:spacing w:line="240" w:lineRule="auto"/>
      </w:pPr>
      <w:r>
        <w:rPr>
          <w:rFonts w:hint="eastAsia"/>
        </w:rPr>
        <w:t>加混合精度是用</w:t>
      </w:r>
      <w:r>
        <w:rPr>
          <w:rFonts w:hint="eastAsia"/>
        </w:rPr>
        <w:t>float</w:t>
      </w:r>
      <w:r>
        <w:t>16</w:t>
      </w:r>
      <w:r>
        <w:rPr>
          <w:rFonts w:hint="eastAsia"/>
        </w:rPr>
        <w:t>计算的，</w:t>
      </w:r>
      <w:r>
        <w:rPr>
          <w:rFonts w:hint="eastAsia"/>
        </w:rPr>
        <w:t>float</w:t>
      </w:r>
      <w:r>
        <w:t>16</w:t>
      </w:r>
      <w:r>
        <w:rPr>
          <w:rFonts w:hint="eastAsia"/>
        </w:rPr>
        <w:t>表示的数字范围比</w:t>
      </w:r>
      <w:r>
        <w:rPr>
          <w:rFonts w:hint="eastAsia"/>
        </w:rPr>
        <w:t>float</w:t>
      </w:r>
      <w:r>
        <w:t>32</w:t>
      </w:r>
      <w:r>
        <w:rPr>
          <w:rFonts w:hint="eastAsia"/>
        </w:rPr>
        <w:t>小很多</w:t>
      </w:r>
    </w:p>
    <w:p w:rsidR="00D77B84" w:rsidRDefault="00D77B84" w:rsidP="000522FE">
      <w:pPr>
        <w:spacing w:line="240" w:lineRule="auto"/>
      </w:pPr>
    </w:p>
    <w:p w:rsidR="003C2C65" w:rsidRDefault="003C2C65" w:rsidP="003C2C65">
      <w:pPr>
        <w:spacing w:line="240" w:lineRule="auto"/>
      </w:pPr>
      <w:proofErr w:type="spellStart"/>
      <w:r>
        <w:t>is_finite</w:t>
      </w:r>
      <w:proofErr w:type="spellEnd"/>
      <w:r>
        <w:t xml:space="preserve"> = </w:t>
      </w:r>
      <w:proofErr w:type="spellStart"/>
      <w:r>
        <w:t>all_</w:t>
      </w:r>
      <w:proofErr w:type="gramStart"/>
      <w:r>
        <w:t>finite</w:t>
      </w:r>
      <w:proofErr w:type="spellEnd"/>
      <w:r>
        <w:t>(</w:t>
      </w:r>
      <w:proofErr w:type="gramEnd"/>
      <w:r>
        <w:t>grads, status)</w:t>
      </w:r>
    </w:p>
    <w:p w:rsidR="003C2C65" w:rsidRDefault="003C2C65" w:rsidP="003C2C65">
      <w:pPr>
        <w:spacing w:line="240" w:lineRule="auto"/>
      </w:pPr>
      <w:r>
        <w:t xml:space="preserve">if </w:t>
      </w:r>
      <w:proofErr w:type="spellStart"/>
      <w:r>
        <w:t>is_finite</w:t>
      </w:r>
      <w:proofErr w:type="spellEnd"/>
      <w:r>
        <w:t>:</w:t>
      </w:r>
    </w:p>
    <w:p w:rsidR="00D77B84" w:rsidRDefault="003C2C65" w:rsidP="000522FE">
      <w:pPr>
        <w:spacing w:line="240" w:lineRule="auto"/>
      </w:pPr>
      <w:r>
        <w:t>T</w:t>
      </w:r>
      <w:r>
        <w:rPr>
          <w:rFonts w:hint="eastAsia"/>
        </w:rPr>
        <w:t>rue</w:t>
      </w:r>
      <w:r>
        <w:t xml:space="preserve"> </w:t>
      </w:r>
      <w:r>
        <w:rPr>
          <w:rFonts w:hint="eastAsia"/>
        </w:rPr>
        <w:t>没有溢出</w:t>
      </w:r>
    </w:p>
    <w:p w:rsidR="003C2C65" w:rsidRDefault="003C2C65" w:rsidP="000522FE">
      <w:pPr>
        <w:spacing w:line="240" w:lineRule="auto"/>
      </w:pPr>
      <w:r>
        <w:t xml:space="preserve">False </w:t>
      </w:r>
      <w:r>
        <w:rPr>
          <w:rFonts w:hint="eastAsia"/>
        </w:rPr>
        <w:t>溢出</w:t>
      </w:r>
    </w:p>
    <w:p w:rsidR="00CE377A" w:rsidRDefault="00CE377A" w:rsidP="000522FE">
      <w:pPr>
        <w:spacing w:line="240" w:lineRule="auto"/>
      </w:pPr>
    </w:p>
    <w:p w:rsidR="00CE377A" w:rsidRDefault="00CE377A" w:rsidP="000522FE">
      <w:pPr>
        <w:spacing w:line="240" w:lineRule="auto"/>
      </w:pPr>
    </w:p>
    <w:p w:rsidR="00CE377A" w:rsidRDefault="00CE377A" w:rsidP="000522FE">
      <w:pPr>
        <w:spacing w:line="240" w:lineRule="auto"/>
      </w:pPr>
      <w:r>
        <w:rPr>
          <w:noProof/>
          <w:snapToGrid/>
        </w:rPr>
        <w:drawing>
          <wp:inline distT="0" distB="0" distL="0" distR="0" wp14:anchorId="24006229" wp14:editId="54093939">
            <wp:extent cx="5274310" cy="3271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</w:p>
    <w:p w:rsidR="00CA394B" w:rsidRDefault="00CA394B" w:rsidP="000522FE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51A7CDA2" wp14:editId="53B752C9">
            <wp:extent cx="5274310" cy="36042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4F" w:rsidRPr="0062144F" w:rsidRDefault="0062144F" w:rsidP="0062144F">
      <w:pPr>
        <w:widowControl/>
        <w:numPr>
          <w:ilvl w:val="0"/>
          <w:numId w:val="21"/>
        </w:numPr>
        <w:shd w:val="clear" w:color="auto" w:fill="FFFFFF"/>
        <w:autoSpaceDE/>
        <w:autoSpaceDN/>
        <w:adjustRightInd/>
        <w:spacing w:before="100" w:beforeAutospacing="1" w:after="100" w:afterAutospacing="1" w:line="240" w:lineRule="auto"/>
        <w:rPr>
          <w:rFonts w:ascii="Segoe UI" w:hAnsi="Segoe UI" w:cs="Segoe UI"/>
          <w:snapToGrid/>
          <w:color w:val="40485B"/>
          <w:sz w:val="24"/>
          <w:szCs w:val="24"/>
        </w:rPr>
      </w:pPr>
      <w:r w:rsidRPr="0062144F">
        <w:rPr>
          <w:rFonts w:ascii="Segoe UI" w:hAnsi="Segoe UI" w:cs="Segoe UI"/>
          <w:snapToGrid/>
          <w:color w:val="40485B"/>
          <w:sz w:val="24"/>
          <w:szCs w:val="24"/>
        </w:rPr>
        <w:t>方式</w:t>
      </w:r>
      <w:r w:rsidRPr="0062144F">
        <w:rPr>
          <w:rFonts w:ascii="Segoe UI" w:hAnsi="Segoe UI" w:cs="Segoe UI"/>
          <w:snapToGrid/>
          <w:color w:val="40485B"/>
          <w:sz w:val="24"/>
          <w:szCs w:val="24"/>
        </w:rPr>
        <w:t>1</w:t>
      </w:r>
      <w:r w:rsidRPr="0062144F">
        <w:rPr>
          <w:rFonts w:ascii="Segoe UI" w:hAnsi="Segoe UI" w:cs="Segoe UI"/>
          <w:snapToGrid/>
          <w:color w:val="40485B"/>
          <w:sz w:val="24"/>
          <w:szCs w:val="24"/>
        </w:rPr>
        <w:t>：源码编译安装</w:t>
      </w:r>
    </w:p>
    <w:p w:rsidR="0062144F" w:rsidRPr="0062144F" w:rsidRDefault="0062144F" w:rsidP="0062144F">
      <w:pPr>
        <w:widowControl/>
        <w:shd w:val="clear" w:color="auto" w:fill="FFFFFF"/>
        <w:autoSpaceDE/>
        <w:autoSpaceDN/>
        <w:adjustRightInd/>
        <w:spacing w:after="240" w:line="240" w:lineRule="auto"/>
        <w:rPr>
          <w:rFonts w:ascii="Segoe UI" w:hAnsi="Segoe UI" w:cs="Segoe UI"/>
          <w:snapToGrid/>
          <w:color w:val="40485B"/>
          <w:sz w:val="24"/>
          <w:szCs w:val="24"/>
        </w:rPr>
      </w:pPr>
      <w:r w:rsidRPr="0062144F">
        <w:rPr>
          <w:rFonts w:ascii="Segoe UI" w:hAnsi="Segoe UI" w:cs="Segoe UI"/>
          <w:snapToGrid/>
          <w:color w:val="40485B"/>
          <w:sz w:val="24"/>
          <w:szCs w:val="24"/>
        </w:rPr>
        <w:t>支持源码编译安装，用户可以执行下述的命令进行包的安装</w:t>
      </w:r>
    </w:p>
    <w:p w:rsidR="0062144F" w:rsidRPr="0062144F" w:rsidRDefault="0062144F" w:rsidP="006214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="Consolas" w:hAnsi="Consolas" w:cs="宋体"/>
          <w:snapToGrid/>
          <w:color w:val="333333"/>
          <w:sz w:val="20"/>
          <w:szCs w:val="20"/>
        </w:rPr>
      </w:pPr>
      <w:r w:rsidRPr="0062144F">
        <w:rPr>
          <w:rFonts w:ascii="Consolas" w:hAnsi="Consolas" w:cs="宋体"/>
          <w:snapToGrid/>
          <w:color w:val="333333"/>
          <w:sz w:val="20"/>
          <w:szCs w:val="20"/>
        </w:rPr>
        <w:t xml:space="preserve">git clone </w:t>
      </w:r>
      <w:r w:rsidRPr="0062144F">
        <w:rPr>
          <w:rFonts w:ascii="Consolas" w:hAnsi="Consolas" w:cs="宋体"/>
          <w:snapToGrid/>
          <w:color w:val="000080"/>
          <w:sz w:val="20"/>
          <w:szCs w:val="20"/>
        </w:rPr>
        <w:t>-b</w:t>
      </w:r>
      <w:r w:rsidRPr="0062144F">
        <w:rPr>
          <w:rFonts w:ascii="Consolas" w:hAnsi="Consolas" w:cs="宋体"/>
          <w:snapToGrid/>
          <w:color w:val="333333"/>
          <w:sz w:val="20"/>
          <w:szCs w:val="20"/>
        </w:rPr>
        <w:t xml:space="preserve"> dev https://gitee.com/mindspore/mindformers.git</w:t>
      </w:r>
    </w:p>
    <w:p w:rsidR="0062144F" w:rsidRPr="0062144F" w:rsidRDefault="0062144F" w:rsidP="006214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="Consolas" w:hAnsi="Consolas" w:cs="宋体"/>
          <w:snapToGrid/>
          <w:color w:val="333333"/>
          <w:sz w:val="20"/>
          <w:szCs w:val="20"/>
        </w:rPr>
      </w:pPr>
      <w:r w:rsidRPr="0062144F">
        <w:rPr>
          <w:rFonts w:ascii="Consolas" w:hAnsi="Consolas" w:cs="宋体"/>
          <w:snapToGrid/>
          <w:color w:val="0086B3"/>
          <w:sz w:val="20"/>
          <w:szCs w:val="20"/>
        </w:rPr>
        <w:t xml:space="preserve">cd </w:t>
      </w:r>
      <w:proofErr w:type="spellStart"/>
      <w:r w:rsidRPr="0062144F">
        <w:rPr>
          <w:rFonts w:ascii="Consolas" w:hAnsi="Consolas" w:cs="宋体"/>
          <w:snapToGrid/>
          <w:color w:val="333333"/>
          <w:sz w:val="20"/>
          <w:szCs w:val="20"/>
        </w:rPr>
        <w:t>mindformers</w:t>
      </w:r>
      <w:proofErr w:type="spellEnd"/>
    </w:p>
    <w:p w:rsidR="0062144F" w:rsidRPr="0062144F" w:rsidRDefault="0062144F" w:rsidP="006214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="Consolas" w:hAnsi="Consolas" w:cs="宋体"/>
          <w:snapToGrid/>
          <w:color w:val="333333"/>
          <w:sz w:val="20"/>
          <w:szCs w:val="20"/>
        </w:rPr>
      </w:pPr>
      <w:r w:rsidRPr="0062144F">
        <w:rPr>
          <w:rFonts w:ascii="Consolas" w:hAnsi="Consolas" w:cs="宋体"/>
          <w:snapToGrid/>
          <w:color w:val="333333"/>
          <w:sz w:val="20"/>
          <w:szCs w:val="20"/>
        </w:rPr>
        <w:t>bash build.sh</w:t>
      </w:r>
    </w:p>
    <w:p w:rsidR="00CA394B" w:rsidRDefault="00CA394B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</w:p>
    <w:p w:rsidR="00DD6A71" w:rsidRDefault="00DD6A71" w:rsidP="000522FE">
      <w:pPr>
        <w:spacing w:line="240" w:lineRule="auto"/>
      </w:pPr>
      <w:proofErr w:type="spellStart"/>
      <w:r>
        <w:lastRenderedPageBreak/>
        <w:t>Pretrain+finetune</w:t>
      </w:r>
      <w:proofErr w:type="spellEnd"/>
      <w:r>
        <w:t xml:space="preserve"> </w:t>
      </w:r>
      <w:r>
        <w:rPr>
          <w:rFonts w:hint="eastAsia"/>
        </w:rPr>
        <w:t>相比</w:t>
      </w:r>
      <w:r>
        <w:rPr>
          <w:rFonts w:hint="eastAsia"/>
        </w:rPr>
        <w:t>prompt</w:t>
      </w:r>
      <w:r>
        <w:rPr>
          <w:rFonts w:hint="eastAsia"/>
        </w:rPr>
        <w:t>不足之处：</w:t>
      </w:r>
    </w:p>
    <w:p w:rsidR="00DD6A71" w:rsidRDefault="00DD6A71" w:rsidP="00DD6A71">
      <w:pPr>
        <w:pStyle w:val="af5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当模型参数越来越大，</w:t>
      </w:r>
      <w:r>
        <w:t>finetune</w:t>
      </w:r>
      <w:r>
        <w:rPr>
          <w:rFonts w:hint="eastAsia"/>
        </w:rPr>
        <w:t>不动</w:t>
      </w:r>
    </w:p>
    <w:p w:rsidR="00DD6A71" w:rsidRDefault="00DD6A71" w:rsidP="00DD6A71">
      <w:pPr>
        <w:pStyle w:val="af5"/>
        <w:numPr>
          <w:ilvl w:val="0"/>
          <w:numId w:val="22"/>
        </w:numPr>
        <w:spacing w:line="240" w:lineRule="auto"/>
        <w:ind w:firstLineChars="0"/>
      </w:pPr>
      <w:proofErr w:type="spellStart"/>
      <w:r>
        <w:t>Pretrain+finetune</w:t>
      </w:r>
      <w:proofErr w:type="spellEnd"/>
      <w:r>
        <w:rPr>
          <w:rFonts w:hint="eastAsia"/>
        </w:rPr>
        <w:t>适配下游任务，对于模型部署不太友好。</w:t>
      </w:r>
    </w:p>
    <w:p w:rsidR="00DD6A71" w:rsidRDefault="00DD6A71" w:rsidP="000522FE">
      <w:pPr>
        <w:spacing w:line="240" w:lineRule="auto"/>
      </w:pPr>
    </w:p>
    <w:p w:rsidR="00DD6A71" w:rsidRDefault="002177DB" w:rsidP="000522FE">
      <w:pPr>
        <w:spacing w:line="240" w:lineRule="auto"/>
      </w:pPr>
      <w:r>
        <w:t>Pretrain</w:t>
      </w:r>
      <w:r>
        <w:rPr>
          <w:rFonts w:hint="eastAsia"/>
        </w:rPr>
        <w:t xml:space="preserve"> </w:t>
      </w:r>
      <w:r w:rsidR="002D57F4">
        <w:rPr>
          <w:rFonts w:hint="eastAsia"/>
        </w:rPr>
        <w:t>学习大量知识，</w:t>
      </w:r>
      <w:r>
        <w:rPr>
          <w:rFonts w:hint="eastAsia"/>
        </w:rPr>
        <w:t>prompt</w:t>
      </w:r>
      <w:r w:rsidR="002D57F4">
        <w:rPr>
          <w:rFonts w:hint="eastAsia"/>
        </w:rPr>
        <w:t>通过提示调用特定的部分知识来推理和预测</w:t>
      </w:r>
    </w:p>
    <w:p w:rsidR="00E72FBC" w:rsidRDefault="00E72FBC" w:rsidP="000522FE">
      <w:pPr>
        <w:spacing w:line="240" w:lineRule="auto"/>
      </w:pPr>
    </w:p>
    <w:p w:rsidR="00E72FBC" w:rsidRDefault="00E72FBC" w:rsidP="000522FE">
      <w:pPr>
        <w:spacing w:line="240" w:lineRule="auto"/>
      </w:pPr>
      <w:r>
        <w:rPr>
          <w:rFonts w:hint="eastAsia"/>
        </w:rPr>
        <w:t>prompt</w:t>
      </w:r>
      <w:r>
        <w:rPr>
          <w:rFonts w:hint="eastAsia"/>
        </w:rPr>
        <w:t>提示或者通过完形填空的方式预测所要的结果</w:t>
      </w:r>
    </w:p>
    <w:p w:rsidR="00DD6A71" w:rsidRDefault="00DD6A71" w:rsidP="000522FE">
      <w:pPr>
        <w:spacing w:line="240" w:lineRule="auto"/>
      </w:pPr>
    </w:p>
    <w:p w:rsidR="00813389" w:rsidRDefault="00813389" w:rsidP="00813389">
      <w:pPr>
        <w:pStyle w:val="afd"/>
        <w:shd w:val="clear" w:color="auto" w:fill="FFFFFF"/>
        <w:spacing w:before="312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Prompting </w:t>
      </w:r>
      <w:r>
        <w:rPr>
          <w:rFonts w:ascii="Helvetica" w:hAnsi="Helvetica"/>
          <w:color w:val="000000"/>
          <w:sz w:val="21"/>
          <w:szCs w:val="21"/>
        </w:rPr>
        <w:t>中最主要的两个部分为</w:t>
      </w:r>
      <w:r>
        <w:rPr>
          <w:rFonts w:ascii="Helvetica" w:hAnsi="Helvetica"/>
          <w:color w:val="000000"/>
          <w:sz w:val="21"/>
          <w:szCs w:val="21"/>
        </w:rPr>
        <w:t xml:space="preserve"> template </w:t>
      </w:r>
      <w:r>
        <w:rPr>
          <w:rFonts w:ascii="Helvetica" w:hAnsi="Helvetica"/>
          <w:color w:val="000000"/>
          <w:sz w:val="21"/>
          <w:szCs w:val="21"/>
        </w:rPr>
        <w:t>与</w:t>
      </w:r>
      <w:r>
        <w:rPr>
          <w:rFonts w:ascii="Helvetica" w:hAnsi="Helvetica"/>
          <w:color w:val="000000"/>
          <w:sz w:val="21"/>
          <w:szCs w:val="21"/>
        </w:rPr>
        <w:t xml:space="preserve"> verbalizer </w:t>
      </w:r>
      <w:r>
        <w:rPr>
          <w:rFonts w:ascii="Helvetica" w:hAnsi="Helvetica"/>
          <w:color w:val="000000"/>
          <w:sz w:val="21"/>
          <w:szCs w:val="21"/>
        </w:rPr>
        <w:t>的设计。</w:t>
      </w:r>
    </w:p>
    <w:p w:rsidR="00813389" w:rsidRDefault="00813389" w:rsidP="00813389">
      <w:pPr>
        <w:pStyle w:val="afd"/>
        <w:shd w:val="clear" w:color="auto" w:fill="FFFFFF"/>
        <w:spacing w:before="312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他们可以分别基于任务类型和</w:t>
      </w:r>
      <w:proofErr w:type="gramStart"/>
      <w:r>
        <w:rPr>
          <w:rFonts w:ascii="Helvetica" w:hAnsi="Helvetica"/>
          <w:color w:val="000000"/>
          <w:sz w:val="21"/>
          <w:szCs w:val="21"/>
        </w:rPr>
        <w:t>预训练</w:t>
      </w:r>
      <w:proofErr w:type="gramEnd"/>
      <w:r>
        <w:rPr>
          <w:rFonts w:ascii="Helvetica" w:hAnsi="Helvetica"/>
          <w:color w:val="000000"/>
          <w:sz w:val="21"/>
          <w:szCs w:val="21"/>
        </w:rPr>
        <w:t>模型选择</w:t>
      </w:r>
      <w:r>
        <w:rPr>
          <w:rFonts w:ascii="Helvetica" w:hAnsi="Helvetica"/>
          <w:color w:val="000000"/>
          <w:sz w:val="21"/>
          <w:szCs w:val="21"/>
        </w:rPr>
        <w:t>(shape)</w:t>
      </w:r>
      <w:r>
        <w:rPr>
          <w:rFonts w:ascii="Helvetica" w:hAnsi="Helvetica"/>
          <w:color w:val="000000"/>
          <w:sz w:val="21"/>
          <w:szCs w:val="21"/>
        </w:rPr>
        <w:t>或生成方式</w:t>
      </w:r>
      <w:r>
        <w:rPr>
          <w:rFonts w:ascii="Helvetica" w:hAnsi="Helvetica"/>
          <w:color w:val="000000"/>
          <w:sz w:val="21"/>
          <w:szCs w:val="21"/>
        </w:rPr>
        <w:t>(</w:t>
      </w:r>
      <w:proofErr w:type="spellStart"/>
      <w:r>
        <w:rPr>
          <w:rFonts w:ascii="Helvetica" w:hAnsi="Helvetica"/>
          <w:color w:val="000000"/>
          <w:sz w:val="21"/>
          <w:szCs w:val="21"/>
        </w:rPr>
        <w:t>huamn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effort)</w:t>
      </w:r>
      <w:r>
        <w:rPr>
          <w:rFonts w:ascii="Helvetica" w:hAnsi="Helvetica"/>
          <w:color w:val="000000"/>
          <w:sz w:val="21"/>
          <w:szCs w:val="21"/>
        </w:rPr>
        <w:t>进行分类。</w:t>
      </w:r>
    </w:p>
    <w:p w:rsidR="00DD6A71" w:rsidRDefault="00DD6A71" w:rsidP="000522FE">
      <w:pPr>
        <w:spacing w:line="240" w:lineRule="auto"/>
      </w:pPr>
    </w:p>
    <w:p w:rsidR="002C659A" w:rsidRDefault="002C659A" w:rsidP="000522FE">
      <w:pPr>
        <w:spacing w:line="240" w:lineRule="auto"/>
      </w:pPr>
    </w:p>
    <w:p w:rsidR="002C659A" w:rsidRDefault="002C659A" w:rsidP="000522FE">
      <w:pPr>
        <w:spacing w:line="240" w:lineRule="auto"/>
      </w:pPr>
    </w:p>
    <w:p w:rsidR="002C659A" w:rsidRDefault="002C659A" w:rsidP="000522FE">
      <w:pPr>
        <w:spacing w:line="240" w:lineRule="auto"/>
      </w:pPr>
      <w:r w:rsidRPr="002C659A">
        <w:rPr>
          <w:rFonts w:hint="eastAsia"/>
        </w:rPr>
        <w:t xml:space="preserve">python </w:t>
      </w:r>
      <w:r w:rsidRPr="002C659A">
        <w:t>chatglm2</w:t>
      </w:r>
      <w:r w:rsidRPr="002C659A">
        <w:rPr>
          <w:rFonts w:hint="eastAsia"/>
        </w:rPr>
        <w:t xml:space="preserve">.py </w:t>
      </w:r>
      <w:r w:rsidRPr="002C659A">
        <w:rPr>
          <w:rFonts w:hint="eastAsia"/>
        </w:rPr>
        <w:t>作者：拉黑小天才</w:t>
      </w:r>
      <w:r w:rsidRPr="002C659A">
        <w:rPr>
          <w:rFonts w:hint="eastAsia"/>
        </w:rPr>
        <w:t xml:space="preserve"> https://www.bilibili.com/read/cv24121178 </w:t>
      </w:r>
      <w:r w:rsidRPr="002C659A">
        <w:rPr>
          <w:rFonts w:hint="eastAsia"/>
        </w:rPr>
        <w:t>出处：</w:t>
      </w:r>
      <w:proofErr w:type="spellStart"/>
      <w:r w:rsidRPr="002C659A">
        <w:rPr>
          <w:rFonts w:hint="eastAsia"/>
        </w:rPr>
        <w:t>bilibili</w:t>
      </w:r>
      <w:proofErr w:type="spellEnd"/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7075F8" w:rsidRDefault="007075F8" w:rsidP="000522FE">
      <w:pPr>
        <w:spacing w:line="240" w:lineRule="auto"/>
      </w:pPr>
    </w:p>
    <w:p w:rsidR="006D78AC" w:rsidRDefault="007075F8" w:rsidP="000522FE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0D4DF4D2" wp14:editId="2139DDC9">
            <wp:extent cx="5274310" cy="2136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AC" w:rsidRDefault="006D78AC" w:rsidP="000522FE">
      <w:pPr>
        <w:spacing w:line="240" w:lineRule="auto"/>
      </w:pPr>
    </w:p>
    <w:p w:rsidR="006D78AC" w:rsidRDefault="006D78AC" w:rsidP="000522FE">
      <w:pPr>
        <w:spacing w:line="240" w:lineRule="auto"/>
      </w:pPr>
      <w:r>
        <w:rPr>
          <w:noProof/>
          <w:snapToGrid/>
        </w:rPr>
        <w:drawing>
          <wp:inline distT="0" distB="0" distL="0" distR="0" wp14:anchorId="5441DE3B" wp14:editId="6AF84388">
            <wp:extent cx="5274310" cy="41300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AC" w:rsidRDefault="006D78AC" w:rsidP="000522FE">
      <w:pPr>
        <w:spacing w:line="240" w:lineRule="auto"/>
      </w:pPr>
    </w:p>
    <w:p w:rsidR="006D78AC" w:rsidRDefault="006D78AC" w:rsidP="000522FE">
      <w:pPr>
        <w:spacing w:line="240" w:lineRule="auto"/>
      </w:pPr>
    </w:p>
    <w:p w:rsidR="006D78AC" w:rsidRDefault="00A53232" w:rsidP="000522FE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48902815" wp14:editId="65F19323">
            <wp:extent cx="5274310" cy="4012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0" w:rsidRDefault="005D3700" w:rsidP="000522FE">
      <w:pPr>
        <w:spacing w:line="240" w:lineRule="auto"/>
      </w:pPr>
    </w:p>
    <w:p w:rsidR="005D3700" w:rsidRDefault="004235C5" w:rsidP="000522FE">
      <w:pPr>
        <w:spacing w:line="240" w:lineRule="auto"/>
        <w:rPr>
          <w:rFonts w:hint="eastAsia"/>
        </w:rPr>
      </w:pPr>
      <w:r>
        <w:rPr>
          <w:rFonts w:hint="eastAsia"/>
        </w:rPr>
        <w:t>强化学习像是教小孩做事一样，</w:t>
      </w:r>
      <w:r w:rsidR="00A32AEA">
        <w:rPr>
          <w:rFonts w:hint="eastAsia"/>
        </w:rPr>
        <w:t>小孩做好事的话给他奖励，做坏事给他惩罚，这样小孩就养成一个好的习惯。</w:t>
      </w:r>
      <w:bookmarkStart w:id="5" w:name="_GoBack"/>
      <w:bookmarkEnd w:id="5"/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5D3700">
      <w:pPr>
        <w:pStyle w:val="2"/>
        <w:numPr>
          <w:ilvl w:val="0"/>
          <w:numId w:val="0"/>
        </w:numPr>
        <w:ind w:left="717" w:hanging="576"/>
      </w:pPr>
      <w:r>
        <w:rPr>
          <w:rFonts w:hint="eastAsia"/>
        </w:rPr>
        <w:t>交互测试结果示例图</w:t>
      </w:r>
    </w:p>
    <w:p w:rsidR="005D3700" w:rsidRDefault="005D3700" w:rsidP="005D3700">
      <w:pPr>
        <w:rPr>
          <w:rFonts w:asciiTheme="minorEastAsia" w:eastAsiaTheme="minorEastAsia" w:hAnsi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0A485CB9" wp14:editId="1519E1AD">
            <wp:extent cx="5271135" cy="3365889"/>
            <wp:effectExtent l="0" t="0" r="571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6601" cy="33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0" w:rsidRDefault="005D3700" w:rsidP="005D3700">
      <w:pPr>
        <w:jc w:val="center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 w:hint="eastAsia"/>
          <w:sz w:val="24"/>
          <w:szCs w:val="28"/>
        </w:rPr>
        <w:t>图4：交互测试</w:t>
      </w:r>
      <w:r w:rsidRPr="005655FE">
        <w:rPr>
          <w:rFonts w:asciiTheme="minorEastAsia" w:eastAsiaTheme="minorEastAsia" w:hAnsiTheme="minorEastAsia"/>
          <w:sz w:val="24"/>
          <w:szCs w:val="28"/>
        </w:rPr>
        <w:t>预测</w:t>
      </w:r>
      <w:r>
        <w:rPr>
          <w:rFonts w:asciiTheme="minorEastAsia" w:eastAsiaTheme="minorEastAsia" w:hAnsiTheme="minorEastAsia" w:hint="eastAsia"/>
          <w:sz w:val="24"/>
          <w:szCs w:val="28"/>
        </w:rPr>
        <w:t>调整</w:t>
      </w:r>
      <w:r w:rsidRPr="00F75547">
        <w:rPr>
          <w:rFonts w:asciiTheme="minorEastAsia" w:eastAsiaTheme="minorEastAsia" w:hAnsiTheme="minorEastAsia" w:hint="eastAsia"/>
          <w:sz w:val="24"/>
          <w:szCs w:val="28"/>
        </w:rPr>
        <w:t>图片</w:t>
      </w:r>
    </w:p>
    <w:p w:rsidR="005D3700" w:rsidRDefault="005D3700" w:rsidP="005D3700">
      <w:pPr>
        <w:jc w:val="center"/>
        <w:rPr>
          <w:rFonts w:asciiTheme="minorEastAsia" w:eastAsiaTheme="minorEastAsia" w:hAnsiTheme="minorEastAsia"/>
          <w:sz w:val="24"/>
          <w:szCs w:val="28"/>
        </w:rPr>
      </w:pPr>
      <w:r>
        <w:rPr>
          <w:noProof/>
        </w:rPr>
        <w:drawing>
          <wp:inline distT="0" distB="0" distL="0" distR="0" wp14:anchorId="1CF373BB" wp14:editId="42AB8428">
            <wp:extent cx="5271579" cy="3792236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8791" cy="38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0" w:rsidRDefault="005D3700" w:rsidP="005D3700">
      <w:pPr>
        <w:jc w:val="center"/>
        <w:rPr>
          <w:rFonts w:asciiTheme="minorEastAsia" w:eastAsiaTheme="minorEastAsia" w:hAnsiTheme="minorEastAsia"/>
          <w:sz w:val="24"/>
          <w:szCs w:val="28"/>
        </w:rPr>
      </w:pPr>
      <w:r>
        <w:rPr>
          <w:rFonts w:asciiTheme="minorEastAsia" w:eastAsiaTheme="minorEastAsia" w:hAnsiTheme="minorEastAsia" w:hint="eastAsia"/>
          <w:sz w:val="24"/>
          <w:szCs w:val="28"/>
        </w:rPr>
        <w:lastRenderedPageBreak/>
        <w:t>图5：交互测试</w:t>
      </w:r>
      <w:r w:rsidRPr="005655FE">
        <w:rPr>
          <w:rFonts w:asciiTheme="minorEastAsia" w:eastAsiaTheme="minorEastAsia" w:hAnsiTheme="minorEastAsia"/>
          <w:sz w:val="24"/>
          <w:szCs w:val="28"/>
        </w:rPr>
        <w:t>预测</w:t>
      </w:r>
      <w:r>
        <w:rPr>
          <w:rFonts w:asciiTheme="minorEastAsia" w:eastAsiaTheme="minorEastAsia" w:hAnsiTheme="minorEastAsia" w:hint="eastAsia"/>
          <w:sz w:val="24"/>
          <w:szCs w:val="28"/>
        </w:rPr>
        <w:t>结果</w:t>
      </w:r>
      <w:r w:rsidRPr="00F75547">
        <w:rPr>
          <w:rFonts w:asciiTheme="minorEastAsia" w:eastAsiaTheme="minorEastAsia" w:hAnsiTheme="minorEastAsia" w:hint="eastAsia"/>
          <w:sz w:val="24"/>
          <w:szCs w:val="28"/>
        </w:rPr>
        <w:t>图片</w:t>
      </w:r>
    </w:p>
    <w:p w:rsidR="005D3700" w:rsidRP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Default="005D3700" w:rsidP="000522FE">
      <w:pPr>
        <w:spacing w:line="240" w:lineRule="auto"/>
      </w:pPr>
    </w:p>
    <w:p w:rsidR="005D3700" w:rsidRPr="00813389" w:rsidRDefault="005D3700" w:rsidP="000522FE">
      <w:pPr>
        <w:spacing w:line="240" w:lineRule="auto"/>
        <w:rPr>
          <w:rFonts w:hint="eastAsia"/>
        </w:rPr>
      </w:pPr>
    </w:p>
    <w:sectPr w:rsidR="005D3700" w:rsidRPr="00813389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1CF" w:rsidRDefault="00F741CF">
      <w:r>
        <w:separator/>
      </w:r>
    </w:p>
  </w:endnote>
  <w:endnote w:type="continuationSeparator" w:id="0">
    <w:p w:rsidR="00F741CF" w:rsidRDefault="00F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HuaweiSans-Regular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tum">
    <w:altName w:val="Malgun Gothic"/>
    <w:panose1 w:val="020B0600000101010101"/>
    <w:charset w:val="81"/>
    <w:family w:val="modern"/>
    <w:notTrueType/>
    <w:pitch w:val="fixed"/>
    <w:sig w:usb0="00000000" w:usb1="09060000" w:usb2="00000010" w:usb3="00000000" w:csb0="00080000" w:csb1="00000000"/>
  </w:font>
  <w:font w:name="DotumChe">
    <w:altName w:val="Malgun Gothic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40B" w:rsidRDefault="004B740B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4B740B" w:rsidTr="0075012D">
      <w:trPr>
        <w:trHeight w:val="257"/>
      </w:trPr>
      <w:tc>
        <w:tcPr>
          <w:tcW w:w="1760" w:type="pct"/>
        </w:tcPr>
        <w:p w:rsidR="004B740B" w:rsidRDefault="004B740B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rPr>
              <w:noProof/>
            </w:rPr>
            <w:t>2023-8-25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4B740B" w:rsidRDefault="004B740B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4B740B" w:rsidRDefault="004B740B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4B740B" w:rsidRDefault="004B740B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40B" w:rsidRDefault="004B740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1CF" w:rsidRDefault="00F741CF">
      <w:r>
        <w:separator/>
      </w:r>
    </w:p>
  </w:footnote>
  <w:footnote w:type="continuationSeparator" w:id="0">
    <w:p w:rsidR="00F741CF" w:rsidRDefault="00F74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40B" w:rsidRDefault="004B740B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4B740B">
      <w:trPr>
        <w:cantSplit/>
        <w:trHeight w:hRule="exact" w:val="782"/>
      </w:trPr>
      <w:tc>
        <w:tcPr>
          <w:tcW w:w="500" w:type="pct"/>
        </w:tcPr>
        <w:p w:rsidR="004B740B" w:rsidRDefault="004B740B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4B740B" w:rsidRPr="00780144" w:rsidRDefault="004B740B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4B740B" w:rsidRPr="00780144" w:rsidRDefault="004B740B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4B740B" w:rsidRDefault="004B740B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40B" w:rsidRDefault="004B740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15A3"/>
    <w:multiLevelType w:val="hybridMultilevel"/>
    <w:tmpl w:val="90629198"/>
    <w:lvl w:ilvl="0" w:tplc="3F3EA9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B64510"/>
    <w:multiLevelType w:val="multilevel"/>
    <w:tmpl w:val="6AAA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27728"/>
    <w:multiLevelType w:val="hybridMultilevel"/>
    <w:tmpl w:val="3B2C8080"/>
    <w:lvl w:ilvl="0" w:tplc="1E46E7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A71A37"/>
    <w:multiLevelType w:val="hybridMultilevel"/>
    <w:tmpl w:val="E7FEAA1E"/>
    <w:lvl w:ilvl="0" w:tplc="DFE86B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54DD7"/>
    <w:multiLevelType w:val="hybridMultilevel"/>
    <w:tmpl w:val="00726DBC"/>
    <w:lvl w:ilvl="0" w:tplc="8304C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DC46E1"/>
    <w:multiLevelType w:val="hybridMultilevel"/>
    <w:tmpl w:val="AD84139A"/>
    <w:lvl w:ilvl="0" w:tplc="C7664C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8F4D19"/>
    <w:multiLevelType w:val="multilevel"/>
    <w:tmpl w:val="09CE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EB5B66"/>
    <w:multiLevelType w:val="hybridMultilevel"/>
    <w:tmpl w:val="3CEC86B0"/>
    <w:lvl w:ilvl="0" w:tplc="71625A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A82B66"/>
    <w:multiLevelType w:val="hybridMultilevel"/>
    <w:tmpl w:val="DAC8E156"/>
    <w:lvl w:ilvl="0" w:tplc="AE6C03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8E1D6B"/>
    <w:multiLevelType w:val="hybridMultilevel"/>
    <w:tmpl w:val="153CE2A8"/>
    <w:lvl w:ilvl="0" w:tplc="041E69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6A15EC"/>
    <w:multiLevelType w:val="hybridMultilevel"/>
    <w:tmpl w:val="AA646AC0"/>
    <w:lvl w:ilvl="0" w:tplc="0D18C2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5633D7"/>
    <w:multiLevelType w:val="hybridMultilevel"/>
    <w:tmpl w:val="E82A4EBA"/>
    <w:lvl w:ilvl="0" w:tplc="06007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5033F24"/>
    <w:multiLevelType w:val="hybridMultilevel"/>
    <w:tmpl w:val="FDB0CCF4"/>
    <w:lvl w:ilvl="0" w:tplc="F69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A75926"/>
    <w:multiLevelType w:val="hybridMultilevel"/>
    <w:tmpl w:val="1A22F5AC"/>
    <w:lvl w:ilvl="0" w:tplc="6D3AC95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sz w:val="20"/>
      </w:rPr>
    </w:lvl>
    <w:lvl w:ilvl="1" w:tplc="69C87FC6">
      <w:start w:val="5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DD71EE"/>
    <w:multiLevelType w:val="hybridMultilevel"/>
    <w:tmpl w:val="7820F5F6"/>
    <w:lvl w:ilvl="0" w:tplc="E0C09F5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BE28BF"/>
    <w:multiLevelType w:val="hybridMultilevel"/>
    <w:tmpl w:val="0430DED4"/>
    <w:lvl w:ilvl="0" w:tplc="001814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5F7012"/>
    <w:multiLevelType w:val="hybridMultilevel"/>
    <w:tmpl w:val="500663C0"/>
    <w:lvl w:ilvl="0" w:tplc="479A594A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F53CAD"/>
    <w:multiLevelType w:val="hybridMultilevel"/>
    <w:tmpl w:val="B9BCEF48"/>
    <w:lvl w:ilvl="0" w:tplc="C4E06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4D4A1B"/>
    <w:multiLevelType w:val="hybridMultilevel"/>
    <w:tmpl w:val="36EA3364"/>
    <w:lvl w:ilvl="0" w:tplc="2E56D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40D64C4"/>
    <w:multiLevelType w:val="hybridMultilevel"/>
    <w:tmpl w:val="E2B4B152"/>
    <w:lvl w:ilvl="0" w:tplc="C0A07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724FB8"/>
    <w:multiLevelType w:val="hybridMultilevel"/>
    <w:tmpl w:val="7E1672DC"/>
    <w:lvl w:ilvl="0" w:tplc="9B467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</w:num>
  <w:num w:numId="3">
    <w:abstractNumId w:val="14"/>
  </w:num>
  <w:num w:numId="4">
    <w:abstractNumId w:val="18"/>
  </w:num>
  <w:num w:numId="5">
    <w:abstractNumId w:val="13"/>
  </w:num>
  <w:num w:numId="6">
    <w:abstractNumId w:val="19"/>
  </w:num>
  <w:num w:numId="7">
    <w:abstractNumId w:val="17"/>
  </w:num>
  <w:num w:numId="8">
    <w:abstractNumId w:val="8"/>
  </w:num>
  <w:num w:numId="9">
    <w:abstractNumId w:val="16"/>
  </w:num>
  <w:num w:numId="10">
    <w:abstractNumId w:val="15"/>
  </w:num>
  <w:num w:numId="11">
    <w:abstractNumId w:val="5"/>
  </w:num>
  <w:num w:numId="12">
    <w:abstractNumId w:val="11"/>
  </w:num>
  <w:num w:numId="13">
    <w:abstractNumId w:val="7"/>
  </w:num>
  <w:num w:numId="14">
    <w:abstractNumId w:val="3"/>
  </w:num>
  <w:num w:numId="15">
    <w:abstractNumId w:val="10"/>
  </w:num>
  <w:num w:numId="16">
    <w:abstractNumId w:val="22"/>
  </w:num>
  <w:num w:numId="17">
    <w:abstractNumId w:val="4"/>
  </w:num>
  <w:num w:numId="18">
    <w:abstractNumId w:val="1"/>
  </w:num>
  <w:num w:numId="19">
    <w:abstractNumId w:val="0"/>
  </w:num>
  <w:num w:numId="20">
    <w:abstractNumId w:val="9"/>
  </w:num>
  <w:num w:numId="21">
    <w:abstractNumId w:val="6"/>
  </w:num>
  <w:num w:numId="22">
    <w:abstractNumId w:val="21"/>
  </w:num>
  <w:num w:numId="2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013CF"/>
    <w:rsid w:val="000065D7"/>
    <w:rsid w:val="00011500"/>
    <w:rsid w:val="00011999"/>
    <w:rsid w:val="00012C09"/>
    <w:rsid w:val="00015155"/>
    <w:rsid w:val="000162BA"/>
    <w:rsid w:val="00032A84"/>
    <w:rsid w:val="00035469"/>
    <w:rsid w:val="00035778"/>
    <w:rsid w:val="000369C7"/>
    <w:rsid w:val="00042006"/>
    <w:rsid w:val="000522FE"/>
    <w:rsid w:val="00052926"/>
    <w:rsid w:val="00054CFA"/>
    <w:rsid w:val="0005732B"/>
    <w:rsid w:val="0007074F"/>
    <w:rsid w:val="00070CC4"/>
    <w:rsid w:val="00092273"/>
    <w:rsid w:val="00093C42"/>
    <w:rsid w:val="000A659F"/>
    <w:rsid w:val="000A7204"/>
    <w:rsid w:val="000B524E"/>
    <w:rsid w:val="000C1032"/>
    <w:rsid w:val="000C482C"/>
    <w:rsid w:val="000C7309"/>
    <w:rsid w:val="000D264E"/>
    <w:rsid w:val="001011E4"/>
    <w:rsid w:val="00101DE8"/>
    <w:rsid w:val="0010205C"/>
    <w:rsid w:val="00105095"/>
    <w:rsid w:val="001104BE"/>
    <w:rsid w:val="00117BF6"/>
    <w:rsid w:val="0012175A"/>
    <w:rsid w:val="00122AA0"/>
    <w:rsid w:val="001247E6"/>
    <w:rsid w:val="001274E0"/>
    <w:rsid w:val="00130BD7"/>
    <w:rsid w:val="0013225F"/>
    <w:rsid w:val="00133315"/>
    <w:rsid w:val="00142C8E"/>
    <w:rsid w:val="00152B8F"/>
    <w:rsid w:val="00161CC1"/>
    <w:rsid w:val="00165839"/>
    <w:rsid w:val="00166A6A"/>
    <w:rsid w:val="00167510"/>
    <w:rsid w:val="001770E7"/>
    <w:rsid w:val="00196C36"/>
    <w:rsid w:val="001A007E"/>
    <w:rsid w:val="001A2647"/>
    <w:rsid w:val="001A639C"/>
    <w:rsid w:val="001A7683"/>
    <w:rsid w:val="001B34AF"/>
    <w:rsid w:val="001C66A3"/>
    <w:rsid w:val="001D2B90"/>
    <w:rsid w:val="001D31CC"/>
    <w:rsid w:val="001E2F0D"/>
    <w:rsid w:val="001E43E6"/>
    <w:rsid w:val="00201770"/>
    <w:rsid w:val="00205222"/>
    <w:rsid w:val="00206F05"/>
    <w:rsid w:val="00211EDD"/>
    <w:rsid w:val="002177DB"/>
    <w:rsid w:val="00222EF4"/>
    <w:rsid w:val="0022794D"/>
    <w:rsid w:val="00233CAF"/>
    <w:rsid w:val="00236209"/>
    <w:rsid w:val="002415A6"/>
    <w:rsid w:val="00247C06"/>
    <w:rsid w:val="00264961"/>
    <w:rsid w:val="002712DB"/>
    <w:rsid w:val="00275BC1"/>
    <w:rsid w:val="002834F6"/>
    <w:rsid w:val="002852EA"/>
    <w:rsid w:val="00293FFC"/>
    <w:rsid w:val="002A720B"/>
    <w:rsid w:val="002B3FFD"/>
    <w:rsid w:val="002B7548"/>
    <w:rsid w:val="002C638E"/>
    <w:rsid w:val="002C659A"/>
    <w:rsid w:val="002D57F4"/>
    <w:rsid w:val="002F0433"/>
    <w:rsid w:val="002F22BD"/>
    <w:rsid w:val="002F5F40"/>
    <w:rsid w:val="002F660C"/>
    <w:rsid w:val="00300FB6"/>
    <w:rsid w:val="00304C63"/>
    <w:rsid w:val="003055E4"/>
    <w:rsid w:val="0030723C"/>
    <w:rsid w:val="00307760"/>
    <w:rsid w:val="0031154D"/>
    <w:rsid w:val="00312718"/>
    <w:rsid w:val="00320441"/>
    <w:rsid w:val="00322719"/>
    <w:rsid w:val="00324D39"/>
    <w:rsid w:val="00332B2A"/>
    <w:rsid w:val="00332B60"/>
    <w:rsid w:val="00345AAC"/>
    <w:rsid w:val="003549F8"/>
    <w:rsid w:val="0036588D"/>
    <w:rsid w:val="00381074"/>
    <w:rsid w:val="0038182A"/>
    <w:rsid w:val="003A324E"/>
    <w:rsid w:val="003A622C"/>
    <w:rsid w:val="003B0A1F"/>
    <w:rsid w:val="003C2C65"/>
    <w:rsid w:val="003C60FB"/>
    <w:rsid w:val="003D7545"/>
    <w:rsid w:val="003E2709"/>
    <w:rsid w:val="003F6330"/>
    <w:rsid w:val="00403DFD"/>
    <w:rsid w:val="00405B93"/>
    <w:rsid w:val="00415A79"/>
    <w:rsid w:val="004235C5"/>
    <w:rsid w:val="00425F62"/>
    <w:rsid w:val="00426968"/>
    <w:rsid w:val="00430C82"/>
    <w:rsid w:val="00437009"/>
    <w:rsid w:val="00456A30"/>
    <w:rsid w:val="00464A9E"/>
    <w:rsid w:val="004653AC"/>
    <w:rsid w:val="0048557D"/>
    <w:rsid w:val="00486B5E"/>
    <w:rsid w:val="00492D7E"/>
    <w:rsid w:val="00495BA3"/>
    <w:rsid w:val="004A6BA0"/>
    <w:rsid w:val="004B44D0"/>
    <w:rsid w:val="004B6B33"/>
    <w:rsid w:val="004B740B"/>
    <w:rsid w:val="004D0FFE"/>
    <w:rsid w:val="004E2503"/>
    <w:rsid w:val="004F4939"/>
    <w:rsid w:val="004F540C"/>
    <w:rsid w:val="004F5FFD"/>
    <w:rsid w:val="0050160D"/>
    <w:rsid w:val="00505180"/>
    <w:rsid w:val="005057FD"/>
    <w:rsid w:val="005059B2"/>
    <w:rsid w:val="00510495"/>
    <w:rsid w:val="00514E34"/>
    <w:rsid w:val="0052233A"/>
    <w:rsid w:val="00526A82"/>
    <w:rsid w:val="00530FBB"/>
    <w:rsid w:val="00536011"/>
    <w:rsid w:val="00540054"/>
    <w:rsid w:val="00542744"/>
    <w:rsid w:val="00550E61"/>
    <w:rsid w:val="005543D8"/>
    <w:rsid w:val="00557116"/>
    <w:rsid w:val="00570A38"/>
    <w:rsid w:val="00577F9C"/>
    <w:rsid w:val="00583D02"/>
    <w:rsid w:val="0058414C"/>
    <w:rsid w:val="00596BCF"/>
    <w:rsid w:val="005A15A2"/>
    <w:rsid w:val="005A3226"/>
    <w:rsid w:val="005A3BAC"/>
    <w:rsid w:val="005A7CDB"/>
    <w:rsid w:val="005B59B1"/>
    <w:rsid w:val="005C3B8F"/>
    <w:rsid w:val="005D3700"/>
    <w:rsid w:val="005E5387"/>
    <w:rsid w:val="005E7EAC"/>
    <w:rsid w:val="005F1FFA"/>
    <w:rsid w:val="005F2229"/>
    <w:rsid w:val="005F760B"/>
    <w:rsid w:val="005F7C37"/>
    <w:rsid w:val="00600D08"/>
    <w:rsid w:val="0060204F"/>
    <w:rsid w:val="00610219"/>
    <w:rsid w:val="0062144F"/>
    <w:rsid w:val="00625C61"/>
    <w:rsid w:val="00633DE9"/>
    <w:rsid w:val="00634265"/>
    <w:rsid w:val="00641126"/>
    <w:rsid w:val="0064665E"/>
    <w:rsid w:val="00660184"/>
    <w:rsid w:val="00660954"/>
    <w:rsid w:val="00674A03"/>
    <w:rsid w:val="00681F36"/>
    <w:rsid w:val="00683105"/>
    <w:rsid w:val="00685C01"/>
    <w:rsid w:val="00687FB9"/>
    <w:rsid w:val="0069368D"/>
    <w:rsid w:val="006B606B"/>
    <w:rsid w:val="006C216B"/>
    <w:rsid w:val="006C2D80"/>
    <w:rsid w:val="006C485C"/>
    <w:rsid w:val="006C6988"/>
    <w:rsid w:val="006D78AC"/>
    <w:rsid w:val="006F0385"/>
    <w:rsid w:val="006F2A80"/>
    <w:rsid w:val="006F4101"/>
    <w:rsid w:val="006F4D18"/>
    <w:rsid w:val="00705F5D"/>
    <w:rsid w:val="00705F7C"/>
    <w:rsid w:val="007069D5"/>
    <w:rsid w:val="007075F8"/>
    <w:rsid w:val="00710025"/>
    <w:rsid w:val="00710BE6"/>
    <w:rsid w:val="00715BC4"/>
    <w:rsid w:val="007162BA"/>
    <w:rsid w:val="00722326"/>
    <w:rsid w:val="00723B4B"/>
    <w:rsid w:val="00733A0F"/>
    <w:rsid w:val="0075012D"/>
    <w:rsid w:val="007542B6"/>
    <w:rsid w:val="007575D6"/>
    <w:rsid w:val="00762145"/>
    <w:rsid w:val="007676F7"/>
    <w:rsid w:val="00770FF1"/>
    <w:rsid w:val="00773C69"/>
    <w:rsid w:val="00774045"/>
    <w:rsid w:val="0077499C"/>
    <w:rsid w:val="00775BB5"/>
    <w:rsid w:val="00780144"/>
    <w:rsid w:val="007802A5"/>
    <w:rsid w:val="00783064"/>
    <w:rsid w:val="00785EA1"/>
    <w:rsid w:val="007905B5"/>
    <w:rsid w:val="007D5980"/>
    <w:rsid w:val="007E1329"/>
    <w:rsid w:val="007F0D91"/>
    <w:rsid w:val="007F7444"/>
    <w:rsid w:val="008022E4"/>
    <w:rsid w:val="008031EF"/>
    <w:rsid w:val="00803338"/>
    <w:rsid w:val="00813389"/>
    <w:rsid w:val="00822D5B"/>
    <w:rsid w:val="0082317F"/>
    <w:rsid w:val="00823F09"/>
    <w:rsid w:val="008365DA"/>
    <w:rsid w:val="008443D3"/>
    <w:rsid w:val="0084468C"/>
    <w:rsid w:val="0085033A"/>
    <w:rsid w:val="00853E3F"/>
    <w:rsid w:val="00860D0C"/>
    <w:rsid w:val="00864162"/>
    <w:rsid w:val="00865720"/>
    <w:rsid w:val="00872360"/>
    <w:rsid w:val="00873F58"/>
    <w:rsid w:val="00877A3D"/>
    <w:rsid w:val="00885C82"/>
    <w:rsid w:val="00896D88"/>
    <w:rsid w:val="008A3587"/>
    <w:rsid w:val="008A64F1"/>
    <w:rsid w:val="008A6D36"/>
    <w:rsid w:val="008B0A94"/>
    <w:rsid w:val="008D645F"/>
    <w:rsid w:val="008E7166"/>
    <w:rsid w:val="008F33DC"/>
    <w:rsid w:val="008F4E5F"/>
    <w:rsid w:val="009011C1"/>
    <w:rsid w:val="009029E6"/>
    <w:rsid w:val="009032DD"/>
    <w:rsid w:val="00912DFA"/>
    <w:rsid w:val="00943DD5"/>
    <w:rsid w:val="00970115"/>
    <w:rsid w:val="00971162"/>
    <w:rsid w:val="00977E47"/>
    <w:rsid w:val="00980A20"/>
    <w:rsid w:val="00987E06"/>
    <w:rsid w:val="00992EC4"/>
    <w:rsid w:val="00995176"/>
    <w:rsid w:val="00996C6C"/>
    <w:rsid w:val="0099704B"/>
    <w:rsid w:val="009A46C7"/>
    <w:rsid w:val="009B11FC"/>
    <w:rsid w:val="009B5DA1"/>
    <w:rsid w:val="009B7942"/>
    <w:rsid w:val="009C0747"/>
    <w:rsid w:val="009C4F5C"/>
    <w:rsid w:val="009C767D"/>
    <w:rsid w:val="009D3DC2"/>
    <w:rsid w:val="009D57F7"/>
    <w:rsid w:val="009D7B84"/>
    <w:rsid w:val="009E08AE"/>
    <w:rsid w:val="009E141D"/>
    <w:rsid w:val="009E1D96"/>
    <w:rsid w:val="009E3244"/>
    <w:rsid w:val="00A01C66"/>
    <w:rsid w:val="00A136CF"/>
    <w:rsid w:val="00A14DCF"/>
    <w:rsid w:val="00A22DBA"/>
    <w:rsid w:val="00A315E5"/>
    <w:rsid w:val="00A32AEA"/>
    <w:rsid w:val="00A33E94"/>
    <w:rsid w:val="00A42C96"/>
    <w:rsid w:val="00A51D0C"/>
    <w:rsid w:val="00A53232"/>
    <w:rsid w:val="00A5480D"/>
    <w:rsid w:val="00A54C69"/>
    <w:rsid w:val="00A73D64"/>
    <w:rsid w:val="00A749FB"/>
    <w:rsid w:val="00A81702"/>
    <w:rsid w:val="00A81B85"/>
    <w:rsid w:val="00A85471"/>
    <w:rsid w:val="00A87FD3"/>
    <w:rsid w:val="00A9050F"/>
    <w:rsid w:val="00A9565D"/>
    <w:rsid w:val="00AC1905"/>
    <w:rsid w:val="00AC6C8A"/>
    <w:rsid w:val="00AD209E"/>
    <w:rsid w:val="00AD34FA"/>
    <w:rsid w:val="00AD53BA"/>
    <w:rsid w:val="00AD5614"/>
    <w:rsid w:val="00AE04FC"/>
    <w:rsid w:val="00AF4B05"/>
    <w:rsid w:val="00AF734F"/>
    <w:rsid w:val="00AF7A47"/>
    <w:rsid w:val="00B04300"/>
    <w:rsid w:val="00B30770"/>
    <w:rsid w:val="00B42B42"/>
    <w:rsid w:val="00B50295"/>
    <w:rsid w:val="00B507A6"/>
    <w:rsid w:val="00B51F3B"/>
    <w:rsid w:val="00B57D66"/>
    <w:rsid w:val="00B62609"/>
    <w:rsid w:val="00B65D74"/>
    <w:rsid w:val="00B67A54"/>
    <w:rsid w:val="00B67F67"/>
    <w:rsid w:val="00B752BA"/>
    <w:rsid w:val="00B90284"/>
    <w:rsid w:val="00B907D0"/>
    <w:rsid w:val="00B92E3F"/>
    <w:rsid w:val="00B942CC"/>
    <w:rsid w:val="00B95633"/>
    <w:rsid w:val="00BA50D7"/>
    <w:rsid w:val="00BC662C"/>
    <w:rsid w:val="00BD39EF"/>
    <w:rsid w:val="00BE5901"/>
    <w:rsid w:val="00C04565"/>
    <w:rsid w:val="00C0533B"/>
    <w:rsid w:val="00C14D1C"/>
    <w:rsid w:val="00C179E4"/>
    <w:rsid w:val="00C20411"/>
    <w:rsid w:val="00C235E5"/>
    <w:rsid w:val="00C25923"/>
    <w:rsid w:val="00C2709D"/>
    <w:rsid w:val="00C32750"/>
    <w:rsid w:val="00C35184"/>
    <w:rsid w:val="00C360AF"/>
    <w:rsid w:val="00C414AE"/>
    <w:rsid w:val="00C53AFA"/>
    <w:rsid w:val="00C56860"/>
    <w:rsid w:val="00C75131"/>
    <w:rsid w:val="00C8169A"/>
    <w:rsid w:val="00C87B73"/>
    <w:rsid w:val="00C9094A"/>
    <w:rsid w:val="00C94AF9"/>
    <w:rsid w:val="00CA2D3C"/>
    <w:rsid w:val="00CA394B"/>
    <w:rsid w:val="00CB0E4A"/>
    <w:rsid w:val="00CB49B6"/>
    <w:rsid w:val="00CB5917"/>
    <w:rsid w:val="00CC0B19"/>
    <w:rsid w:val="00CE377A"/>
    <w:rsid w:val="00CF139F"/>
    <w:rsid w:val="00CF3668"/>
    <w:rsid w:val="00CF6062"/>
    <w:rsid w:val="00CF735F"/>
    <w:rsid w:val="00D01605"/>
    <w:rsid w:val="00D0510D"/>
    <w:rsid w:val="00D1183A"/>
    <w:rsid w:val="00D16C4C"/>
    <w:rsid w:val="00D20CAF"/>
    <w:rsid w:val="00D21CFE"/>
    <w:rsid w:val="00D2217B"/>
    <w:rsid w:val="00D32046"/>
    <w:rsid w:val="00D32451"/>
    <w:rsid w:val="00D416D5"/>
    <w:rsid w:val="00D44E80"/>
    <w:rsid w:val="00D62E41"/>
    <w:rsid w:val="00D63667"/>
    <w:rsid w:val="00D746B2"/>
    <w:rsid w:val="00D75655"/>
    <w:rsid w:val="00D77B84"/>
    <w:rsid w:val="00D80EFF"/>
    <w:rsid w:val="00D810B0"/>
    <w:rsid w:val="00D83141"/>
    <w:rsid w:val="00D84164"/>
    <w:rsid w:val="00D85BDC"/>
    <w:rsid w:val="00D87114"/>
    <w:rsid w:val="00D96A97"/>
    <w:rsid w:val="00DA2056"/>
    <w:rsid w:val="00DB15CA"/>
    <w:rsid w:val="00DB359B"/>
    <w:rsid w:val="00DD375C"/>
    <w:rsid w:val="00DD47EE"/>
    <w:rsid w:val="00DD6A71"/>
    <w:rsid w:val="00DF0082"/>
    <w:rsid w:val="00DF73C3"/>
    <w:rsid w:val="00E0270D"/>
    <w:rsid w:val="00E072D7"/>
    <w:rsid w:val="00E23707"/>
    <w:rsid w:val="00E2453A"/>
    <w:rsid w:val="00E27DC8"/>
    <w:rsid w:val="00E36ED5"/>
    <w:rsid w:val="00E410C2"/>
    <w:rsid w:val="00E441E2"/>
    <w:rsid w:val="00E567EE"/>
    <w:rsid w:val="00E72FBC"/>
    <w:rsid w:val="00E84FD9"/>
    <w:rsid w:val="00E93E46"/>
    <w:rsid w:val="00E975A3"/>
    <w:rsid w:val="00EA3083"/>
    <w:rsid w:val="00EA6444"/>
    <w:rsid w:val="00EB54C7"/>
    <w:rsid w:val="00EC27CB"/>
    <w:rsid w:val="00ED0E75"/>
    <w:rsid w:val="00EE2438"/>
    <w:rsid w:val="00EE46D7"/>
    <w:rsid w:val="00EE58DB"/>
    <w:rsid w:val="00EF5FCB"/>
    <w:rsid w:val="00F00931"/>
    <w:rsid w:val="00F05B97"/>
    <w:rsid w:val="00F0690F"/>
    <w:rsid w:val="00F106C4"/>
    <w:rsid w:val="00F16992"/>
    <w:rsid w:val="00F17820"/>
    <w:rsid w:val="00F20184"/>
    <w:rsid w:val="00F248E1"/>
    <w:rsid w:val="00F3701C"/>
    <w:rsid w:val="00F37832"/>
    <w:rsid w:val="00F37B52"/>
    <w:rsid w:val="00F45D70"/>
    <w:rsid w:val="00F741CF"/>
    <w:rsid w:val="00F82A1A"/>
    <w:rsid w:val="00F83251"/>
    <w:rsid w:val="00FA6242"/>
    <w:rsid w:val="00FB1678"/>
    <w:rsid w:val="00FC67E3"/>
    <w:rsid w:val="00FC7C9F"/>
    <w:rsid w:val="00FD06B9"/>
    <w:rsid w:val="00FD173D"/>
    <w:rsid w:val="00FD52B5"/>
    <w:rsid w:val="00FD5720"/>
    <w:rsid w:val="00FE1975"/>
    <w:rsid w:val="00FF1711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DA480D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A85471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autoRedefine/>
    <w:qFormat/>
    <w:rsid w:val="00BE590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Arial"/>
      <w:noProof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autoRedefine/>
    <w:qFormat/>
    <w:rsid w:val="00BE590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Arial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styleId="af6">
    <w:name w:val="Hyperlink"/>
    <w:basedOn w:val="a2"/>
    <w:unhideWhenUsed/>
    <w:rsid w:val="009D7B84"/>
    <w:rPr>
      <w:color w:val="0000FF" w:themeColor="hyperlink"/>
      <w:u w:val="single"/>
    </w:rPr>
  </w:style>
  <w:style w:type="character" w:styleId="af7">
    <w:name w:val="Unresolved Mention"/>
    <w:basedOn w:val="a2"/>
    <w:uiPriority w:val="99"/>
    <w:semiHidden/>
    <w:unhideWhenUsed/>
    <w:rsid w:val="009D7B84"/>
    <w:rPr>
      <w:color w:val="605E5C"/>
      <w:shd w:val="clear" w:color="auto" w:fill="E1DFDD"/>
    </w:rPr>
  </w:style>
  <w:style w:type="character" w:customStyle="1" w:styleId="token">
    <w:name w:val="token"/>
    <w:basedOn w:val="a2"/>
    <w:rsid w:val="00971162"/>
  </w:style>
  <w:style w:type="character" w:customStyle="1" w:styleId="40">
    <w:name w:val="标题 4 字符"/>
    <w:aliases w:val="ALT+4 字符"/>
    <w:basedOn w:val="a2"/>
    <w:link w:val="4"/>
    <w:rsid w:val="00BE5901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0">
    <w:name w:val="标题 5 字符"/>
    <w:aliases w:val="ALT+5 字符"/>
    <w:basedOn w:val="a2"/>
    <w:link w:val="5"/>
    <w:rsid w:val="00BE5901"/>
    <w:rPr>
      <w:rFonts w:ascii="Huawei Sans" w:eastAsia="方正兰亭黑简体" w:hAnsi="Huawei Sans" w:cs="Arial"/>
      <w:noProof/>
      <w:sz w:val="24"/>
      <w:szCs w:val="24"/>
    </w:rPr>
  </w:style>
  <w:style w:type="paragraph" w:customStyle="1" w:styleId="ItemStep">
    <w:name w:val="Item Step"/>
    <w:qFormat/>
    <w:rsid w:val="00BE5901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30">
    <w:name w:val="3.步骤"/>
    <w:basedOn w:val="a1"/>
    <w:link w:val="31"/>
    <w:autoRedefine/>
    <w:qFormat/>
    <w:rsid w:val="00BE5901"/>
    <w:pPr>
      <w:widowControl/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Huawei Sans" w:eastAsia="方正兰亭黑简体" w:hAnsi="Huawei Sans" w:cs="Arial"/>
      <w:szCs w:val="32"/>
    </w:rPr>
  </w:style>
  <w:style w:type="character" w:customStyle="1" w:styleId="31">
    <w:name w:val="3.步骤 字符"/>
    <w:basedOn w:val="a2"/>
    <w:link w:val="30"/>
    <w:qFormat/>
    <w:rsid w:val="00BE5901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1">
    <w:name w:val="5.表格标题"/>
    <w:basedOn w:val="a1"/>
    <w:autoRedefine/>
    <w:qFormat/>
    <w:rsid w:val="00BE5901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  <w:style w:type="paragraph" w:customStyle="1" w:styleId="9">
    <w:name w:val="9.图片标题"/>
    <w:basedOn w:val="a1"/>
    <w:autoRedefine/>
    <w:qFormat/>
    <w:rsid w:val="00BE5901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kern w:val="2"/>
      <w:szCs w:val="24"/>
    </w:rPr>
  </w:style>
  <w:style w:type="paragraph" w:customStyle="1" w:styleId="af8">
    <w:name w:val="封面文档标题"/>
    <w:basedOn w:val="af9"/>
    <w:autoRedefine/>
    <w:rsid w:val="00A136CF"/>
    <w:pPr>
      <w:spacing w:afterLines="100" w:after="240"/>
      <w:jc w:val="center"/>
    </w:pPr>
    <w:rPr>
      <w:b/>
      <w:snapToGrid/>
      <w:sz w:val="44"/>
      <w:szCs w:val="52"/>
    </w:rPr>
  </w:style>
  <w:style w:type="paragraph" w:styleId="af9">
    <w:name w:val="Body Text"/>
    <w:basedOn w:val="a1"/>
    <w:link w:val="afa"/>
    <w:semiHidden/>
    <w:unhideWhenUsed/>
    <w:rsid w:val="00A136CF"/>
    <w:pPr>
      <w:spacing w:after="120"/>
    </w:pPr>
  </w:style>
  <w:style w:type="character" w:customStyle="1" w:styleId="afa">
    <w:name w:val="正文文本 字符"/>
    <w:basedOn w:val="a2"/>
    <w:link w:val="af9"/>
    <w:semiHidden/>
    <w:rsid w:val="00A136CF"/>
    <w:rPr>
      <w:snapToGrid w:val="0"/>
      <w:sz w:val="21"/>
      <w:szCs w:val="21"/>
    </w:rPr>
  </w:style>
  <w:style w:type="paragraph" w:styleId="HTML">
    <w:name w:val="HTML Preformatted"/>
    <w:basedOn w:val="a1"/>
    <w:link w:val="HTML0"/>
    <w:uiPriority w:val="99"/>
    <w:semiHidden/>
    <w:unhideWhenUsed/>
    <w:rsid w:val="008641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semiHidden/>
    <w:rsid w:val="00864162"/>
    <w:rPr>
      <w:rFonts w:ascii="宋体" w:hAnsi="宋体" w:cs="宋体"/>
      <w:sz w:val="24"/>
      <w:szCs w:val="24"/>
    </w:rPr>
  </w:style>
  <w:style w:type="paragraph" w:styleId="afb">
    <w:name w:val="Plain Text"/>
    <w:basedOn w:val="a1"/>
    <w:link w:val="afc"/>
    <w:uiPriority w:val="99"/>
    <w:unhideWhenUsed/>
    <w:rsid w:val="00596BCF"/>
    <w:pPr>
      <w:autoSpaceDE/>
      <w:autoSpaceDN/>
      <w:adjustRightInd/>
      <w:spacing w:line="240" w:lineRule="auto"/>
      <w:jc w:val="both"/>
    </w:pPr>
    <w:rPr>
      <w:rFonts w:asciiTheme="minorEastAsia" w:eastAsiaTheme="minorEastAsia" w:hAnsi="Courier New" w:cs="Courier New"/>
      <w:snapToGrid/>
      <w:kern w:val="2"/>
      <w:szCs w:val="22"/>
    </w:rPr>
  </w:style>
  <w:style w:type="character" w:customStyle="1" w:styleId="afc">
    <w:name w:val="纯文本 字符"/>
    <w:basedOn w:val="a2"/>
    <w:link w:val="afb"/>
    <w:uiPriority w:val="99"/>
    <w:rsid w:val="00596BCF"/>
    <w:rPr>
      <w:rFonts w:asciiTheme="minorEastAsia" w:eastAsiaTheme="minorEastAsia" w:hAnsi="Courier New" w:cs="Courier New"/>
      <w:kern w:val="2"/>
      <w:sz w:val="21"/>
      <w:szCs w:val="22"/>
    </w:rPr>
  </w:style>
  <w:style w:type="character" w:customStyle="1" w:styleId="appheader-context-item-label">
    <w:name w:val="appheader-context-item-label"/>
    <w:basedOn w:val="a2"/>
    <w:rsid w:val="006C485C"/>
  </w:style>
  <w:style w:type="paragraph" w:styleId="afd">
    <w:name w:val="Normal (Web)"/>
    <w:basedOn w:val="a1"/>
    <w:uiPriority w:val="99"/>
    <w:semiHidden/>
    <w:unhideWhenUsed/>
    <w:rsid w:val="00FC67E3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line">
    <w:name w:val="line"/>
    <w:basedOn w:val="a2"/>
    <w:rsid w:val="00FC67E3"/>
  </w:style>
  <w:style w:type="character" w:customStyle="1" w:styleId="nt">
    <w:name w:val="nt"/>
    <w:basedOn w:val="a2"/>
    <w:rsid w:val="00FC67E3"/>
  </w:style>
  <w:style w:type="character" w:customStyle="1" w:styleId="nb">
    <w:name w:val="nb"/>
    <w:basedOn w:val="a2"/>
    <w:rsid w:val="00FC67E3"/>
  </w:style>
  <w:style w:type="character" w:styleId="afe">
    <w:name w:val="Strong"/>
    <w:basedOn w:val="a2"/>
    <w:uiPriority w:val="22"/>
    <w:qFormat/>
    <w:rsid w:val="00B65D74"/>
    <w:rPr>
      <w:b/>
      <w:bCs/>
    </w:rPr>
  </w:style>
  <w:style w:type="paragraph" w:customStyle="1" w:styleId="ztext-empty-paragraph">
    <w:name w:val="ztext-empty-paragraph"/>
    <w:basedOn w:val="a1"/>
    <w:rsid w:val="00B907D0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32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9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8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liuweixing5@h-partners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log.csdn.net/weixin_45844049/article/details/123733065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github.com/mindspore-courses/step_into_chatgp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hyperlink" Target="https://openi.pcl.ac.cn/Yiwen2022/CycleGan_DexiNed" TargetMode="External"/><Relationship Id="rId22" Type="http://schemas.openxmlformats.org/officeDocument/2006/relationships/hyperlink" Target="https://github.com/mindspore-courses/step_into_chatgp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so.csdn.net/so/search?q=%E8%AF%AD%E8%A8%80%E6%A8%A1%E5%9E%8B&amp;spm=1001.2101.3001.7020" TargetMode="External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hyperlink" Target="http://tcci.ccf.org.cn/conference/2016/pages/page05_PerformanceEvaluation.html" TargetMode="External"/><Relationship Id="rId31" Type="http://schemas.openxmlformats.org/officeDocument/2006/relationships/hyperlink" Target="https://onebox.huawei.com/p/0cf9c687020ab118c7899e4f2f418104" TargetMode="External"/><Relationship Id="rId44" Type="http://schemas.openxmlformats.org/officeDocument/2006/relationships/image" Target="media/image28.png"/><Relationship Id="rId5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A2CC7B-3968-4938-AC28-BAC09C885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</Template>
  <TotalTime>12776</TotalTime>
  <Pages>37</Pages>
  <Words>2632</Words>
  <Characters>15008</Characters>
  <Application>Microsoft Office Word</Application>
  <DocSecurity>0</DocSecurity>
  <Lines>125</Lines>
  <Paragraphs>35</Paragraphs>
  <ScaleCrop>false</ScaleCrop>
  <Company/>
  <LinksUpToDate>false</LinksUpToDate>
  <CharactersWithSpaces>17605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liuweixing (C)</dc:creator>
  <cp:keywords/>
  <dc:description/>
  <cp:lastModifiedBy>liuweixing (C)</cp:lastModifiedBy>
  <cp:revision>334</cp:revision>
  <dcterms:created xsi:type="dcterms:W3CDTF">2019-07-19T03:06:00Z</dcterms:created>
  <dcterms:modified xsi:type="dcterms:W3CDTF">2023-08-25T06:34:00Z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(3)wnfLXWer/Zv51A0vpC+zyHAFIuZrXefVgjd7KVKxTeGt5Tr8epBAeQcagVJGh29gfryfDDNZ
hExd0HtFLHaiEwT6YMlLR1TkexQLErxz8C9FS6tNikAh71Nnw2kcxyVUv/AXOh/CGRn8nsqV
++/7po4x7whpk4OwtqPCuxUcpeqqc3rVcNbRPiEpUYweBiNSH2tY1BCVWxCDv9CU24jIPoPM
OCxKzytBZ+kOxv0bGf</vt:lpwstr>
  </property>
  <property fmtid="{D5CDD505-2E9C-101B-9397-08002B2CF9AE}" pid="7" name="_2015_ms_pID_7253431">
    <vt:lpwstr>yxzkopP8scqvTcnj3eUgljhddAcWgz4oHZRLUBq58V+IYIWFVDUaHb
gupYdACYIyyQugv3AngIW2Sy9a+rZeJgbkJdJGiaDndVl6KQDxjAVOcT74zd2ezgPhGvGKmf
BdM5Qi3a79uPRwjGE/fBATTcDvVQO7pX8WrtpR5P4+0eTPYl5b7WHxBYYDevjvoRLvJRugEy
pFqtm/3GEinj687QuOI0p2jTUFCCdPCukAxi</vt:lpwstr>
  </property>
  <property fmtid="{D5CDD505-2E9C-101B-9397-08002B2CF9AE}" pid="8" name="_2015_ms_pID_7253432">
    <vt:lpwstr>AIqOaf0UM6r1YghBXI/BFqg=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